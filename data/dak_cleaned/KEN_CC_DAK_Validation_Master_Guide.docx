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5c73" w:val="clear"/>
        <w:spacing w:after="0" w:before="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bottom w:color="2e7d9a" w:space="0" w:sz="18" w:val="single"/>
            </w:tcBorders>
            <w:shd w:fill="1f5c73" w:val="clear"/>
            <w:tcMar>
              <w:top w:w="520.0" w:type="dxa"/>
              <w:left w:w="300.0" w:type="dxa"/>
              <w:bottom w:w="520.0" w:type="dxa"/>
              <w:right w:w="300.0" w:type="dxa"/>
            </w:tcMar>
          </w:tcPr>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ffffff"/>
                <w:sz w:val="52"/>
                <w:szCs w:val="52"/>
                <w:rtl w:val="0"/>
              </w:rPr>
              <w:t xml:space="preserve">Cervical Cancer DAK</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b w:val="1"/>
                <w:bCs w:val="1"/>
                <w:color w:val="ffffff"/>
                <w:sz w:val="52"/>
                <w:szCs w:val="52"/>
                <w:rtl w:val="0"/>
              </w:rPr>
              <w:t xml:space="preserve">Field Validation — Master Guide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color w:val="dceaf0"/>
                <w:sz w:val="22"/>
                <w:szCs w:val="22"/>
                <w:rtl w:val="0"/>
              </w:rPr>
              <w:t xml:space="preserve">A Business Analyst's handbook for validating the WHO SMART Guidelines Level-2 Digital Adaptation Kit against facility reality in Kitui &amp; Kwale Counties.</w:t>
            </w:r>
            <w:r w:rsidDel="00000000" w:rsidR="00000000" w:rsidRPr="00000000">
              <w:rPr>
                <w:rtl w:val="0"/>
              </w:rPr>
            </w:r>
          </w:p>
        </w:tc>
      </w:tr>
    </w:tbl>
    <w:p w:rsidR="00000000" w:rsidDel="00000000" w:rsidP="00000000" w:rsidRDefault="00000000" w:rsidRPr="00000000" w14:paraId="00000005">
      <w:pPr>
        <w:spacing w:after="3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600"/>
        <w:gridCol w:w="6760"/>
        <w:tblGridChange w:id="0">
          <w:tblGrid>
            <w:gridCol w:w="2600"/>
            <w:gridCol w:w="67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1f5c73"/>
                <w:sz w:val="16"/>
                <w:szCs w:val="16"/>
                <w:rtl w:val="0"/>
              </w:rPr>
              <w:t xml:space="preserve">Prepared for</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sz w:val="16"/>
                <w:szCs w:val="16"/>
                <w:rtl w:val="0"/>
              </w:rPr>
              <w:t xml:space="preserve">Field validation team — Business Analysts, Software Engineers, Data Scientists, Clinical &amp; AI leads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1f5c73"/>
                <w:sz w:val="16"/>
                <w:szCs w:val="16"/>
                <w:rtl w:val="0"/>
              </w:rPr>
              <w:t xml:space="preserve">Programme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sz w:val="16"/>
                <w:szCs w:val="16"/>
                <w:rtl w:val="0"/>
              </w:rPr>
              <w:t xml:space="preserve">CHAIRII</w:t>
            </w:r>
            <w:sdt>
              <w:sdtPr>
                <w:id w:val="-312573230"/>
                <w:tag w:val="goog_rdk_0"/>
              </w:sdtPr>
              <w:sdtContent>
                <w:ins w:author="Steven Wanyee" w:id="0" w:date="2026-06-26T12:08:29Z">
                  <w:r w:rsidDel="00000000" w:rsidR="00000000" w:rsidRPr="00000000">
                    <w:rPr>
                      <w:rFonts w:ascii="Arial" w:cs="Arial" w:eastAsia="Arial" w:hAnsi="Arial"/>
                      <w:sz w:val="16"/>
                      <w:szCs w:val="16"/>
                      <w:vertAlign w:val="superscript"/>
                    </w:rPr>
                    <w:footnoteReference w:customMarkFollows="0" w:id="0"/>
                  </w:r>
                </w:ins>
              </w:sdtContent>
            </w:sdt>
            <w:r w:rsidDel="00000000" w:rsidR="00000000" w:rsidRPr="00000000">
              <w:rPr>
                <w:rFonts w:ascii="Arial" w:cs="Arial" w:eastAsia="Arial" w:hAnsi="Arial"/>
                <w:sz w:val="16"/>
                <w:szCs w:val="16"/>
                <w:rtl w:val="0"/>
              </w:rPr>
              <w:t xml:space="preserve"> cervical-cancer DAK validation, in partnership with CMMB</w:t>
            </w:r>
            <w:sdt>
              <w:sdtPr>
                <w:id w:val="1276180294"/>
                <w:tag w:val="goog_rdk_1"/>
              </w:sdtPr>
              <w:sdtContent>
                <w:ins w:author="Steven Wanyee" w:id="1" w:date="2026-06-26T12:08:05Z">
                  <w:r w:rsidDel="00000000" w:rsidR="00000000" w:rsidRPr="00000000">
                    <w:rPr>
                      <w:rFonts w:ascii="Arial" w:cs="Arial" w:eastAsia="Arial" w:hAnsi="Arial"/>
                      <w:sz w:val="16"/>
                      <w:szCs w:val="16"/>
                      <w:vertAlign w:val="superscript"/>
                    </w:rPr>
                    <w:footnoteReference w:customMarkFollows="0" w:id="1"/>
                  </w:r>
                </w:ins>
              </w:sdtContent>
            </w:sdt>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1f5c73"/>
                <w:sz w:val="16"/>
                <w:szCs w:val="16"/>
                <w:rtl w:val="0"/>
              </w:rPr>
              <w:t xml:space="preserve">Counties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sz w:val="16"/>
                <w:szCs w:val="16"/>
                <w:rtl w:val="0"/>
              </w:rPr>
              <w:t xml:space="preserve">Kitui &amp; Kwale (17 facilities, KEPH Levels 1–5)</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color w:val="1f5c73"/>
                <w:sz w:val="16"/>
                <w:szCs w:val="16"/>
                <w:rtl w:val="0"/>
              </w:rPr>
              <w:t xml:space="preserve">Source DAK</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sdt>
              <w:sdtPr>
                <w:id w:val="-1117389796"/>
                <w:tag w:val="goog_rdk_2"/>
              </w:sdtPr>
              <w:sdtContent>
                <w:r w:rsidDel="00000000" w:rsidR="00000000" w:rsidRPr="00000000">
                  <w:rPr>
                    <w:rFonts w:ascii="Arial Unicode MS" w:cs="Arial Unicode MS" w:eastAsia="Arial Unicode MS" w:hAnsi="Arial Unicode MS"/>
                    <w:sz w:val="16"/>
                    <w:szCs w:val="16"/>
                    <w:rtl w:val="0"/>
                  </w:rPr>
                  <w:t xml:space="preserve">Kenya National Cancer Screening Guidelines 2024 → WHO SMART Guidelines L2 DAK</w:t>
                </w:r>
              </w:sdtContent>
            </w:sdt>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1f5c73"/>
                <w:sz w:val="16"/>
                <w:szCs w:val="16"/>
                <w:rtl w:val="0"/>
              </w:rPr>
              <w:t xml:space="preserve">Version / date</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sz w:val="16"/>
                <w:szCs w:val="16"/>
                <w:rtl w:val="0"/>
              </w:rPr>
              <w:t xml:space="preserve">v1.0 · June 2026</w:t>
            </w:r>
            <w:r w:rsidDel="00000000" w:rsidR="00000000" w:rsidRPr="00000000">
              <w:rPr>
                <w:rtl w:val="0"/>
              </w:rPr>
            </w:r>
          </w:p>
        </w:tc>
      </w:tr>
    </w:tbl>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120" w:line="264" w:lineRule="auto"/>
        <w:rPr/>
      </w:pPr>
      <w:r w:rsidDel="00000000" w:rsidR="00000000" w:rsidRPr="00000000">
        <w:rPr>
          <w:rFonts w:ascii="Arial" w:cs="Arial" w:eastAsia="Arial" w:hAnsi="Arial"/>
          <w:b w:val="1"/>
          <w:bCs w:val="1"/>
          <w:rtl w:val="0"/>
        </w:rPr>
        <w:t xml:space="preserve">What this guide is. </w:t>
      </w:r>
      <w:r w:rsidDel="00000000" w:rsidR="00000000" w:rsidRPr="00000000">
        <w:rPr>
          <w:rFonts w:ascii="Arial" w:cs="Arial" w:eastAsia="Arial" w:hAnsi="Arial"/>
          <w:rtl w:val="0"/>
        </w:rPr>
        <w:t xml:space="preserve">A practical, end-to-end manual for taking the four </w:t>
      </w:r>
      <w:sdt>
        <w:sdtPr>
          <w:id w:val="-1838906220"/>
          <w:tag w:val="goog_rdk_3"/>
        </w:sdtPr>
        <w:sdtContent>
          <w:commentRangeStart w:id="0"/>
        </w:sdtContent>
      </w:sdt>
      <w:r w:rsidDel="00000000" w:rsidR="00000000" w:rsidRPr="00000000">
        <w:rPr>
          <w:rFonts w:ascii="Arial" w:cs="Arial" w:eastAsia="Arial" w:hAnsi="Arial"/>
          <w:rtl w:val="0"/>
        </w:rPr>
        <w:t xml:space="preserve">KoBoToolbox</w:t>
      </w:r>
      <w:commentRangeEnd w:id="0"/>
      <w:r w:rsidDel="00000000" w:rsidR="00000000" w:rsidRPr="00000000">
        <w:commentReference w:id="0"/>
      </w:r>
      <w:r w:rsidDel="00000000" w:rsidR="00000000" w:rsidRPr="00000000">
        <w:rPr>
          <w:rFonts w:ascii="Arial" w:cs="Arial" w:eastAsia="Arial" w:hAnsi="Arial"/>
          <w:rtl w:val="0"/>
        </w:rPr>
        <w:t xml:space="preserve"> questionnaires into facilities and using them to confirm — line by line — whether the AI-generated DAK reflects what actually happens on the ground. It opens with the how-to, then describes the DAK templates and each questionnaire in detail.</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40" w:before="240" w:lineRule="auto"/>
        <w:rPr/>
      </w:pPr>
      <w:r w:rsidDel="00000000" w:rsidR="00000000" w:rsidRPr="00000000">
        <w:rPr>
          <w:rFonts w:ascii="Arial" w:cs="Arial" w:eastAsia="Arial" w:hAnsi="Arial"/>
          <w:rtl w:val="0"/>
        </w:rPr>
        <w:t xml:space="preserve">Contents</w:t>
      </w:r>
      <w:r w:rsidDel="00000000" w:rsidR="00000000" w:rsidRPr="00000000">
        <w:rPr>
          <w:rtl w:val="0"/>
        </w:rPr>
      </w:r>
    </w:p>
    <w:sdt>
      <w:sdtPr>
        <w:id w:val="961549797"/>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40" w:before="240" w:lineRule="auto"/>
        <w:rPr/>
      </w:pPr>
      <w:r w:rsidDel="00000000" w:rsidR="00000000" w:rsidRPr="00000000">
        <w:rPr>
          <w:rFonts w:ascii="Arial" w:cs="Arial" w:eastAsia="Arial" w:hAnsi="Arial"/>
          <w:rtl w:val="0"/>
        </w:rPr>
        <w:t xml:space="preserve">1. How to use this kit to validate the DAK</w:t>
      </w:r>
      <w:r w:rsidDel="00000000" w:rsidR="00000000" w:rsidRPr="00000000">
        <w:rPr>
          <w:rtl w:val="0"/>
        </w:rPr>
      </w:r>
    </w:p>
    <w:p w:rsidR="00000000" w:rsidDel="00000000" w:rsidP="00000000" w:rsidRDefault="00000000" w:rsidRPr="00000000" w14:paraId="00000018">
      <w:pPr>
        <w:spacing w:after="120" w:line="264" w:lineRule="auto"/>
        <w:rPr/>
      </w:pPr>
      <w:r w:rsidDel="00000000" w:rsidR="00000000" w:rsidRPr="00000000">
        <w:rPr>
          <w:rFonts w:ascii="Arial" w:cs="Arial" w:eastAsia="Arial" w:hAnsi="Arial"/>
          <w:sz w:val="18"/>
          <w:szCs w:val="18"/>
          <w:rtl w:val="0"/>
        </w:rPr>
        <w:t xml:space="preserve">This section is the operational heart of the guide. Read it before you travel. Sections 2 and 3 then explain the DAK and each questionnaire in depth if you want the background.</w:t>
      </w:r>
      <w:r w:rsidDel="00000000" w:rsidR="00000000" w:rsidRPr="00000000">
        <w:rPr>
          <w:rtl w:val="0"/>
        </w:rPr>
      </w:r>
    </w:p>
    <w:p w:rsidR="00000000" w:rsidDel="00000000" w:rsidP="00000000" w:rsidRDefault="00000000" w:rsidRPr="00000000" w14:paraId="00000019">
      <w:pPr>
        <w:pStyle w:val="Heading2"/>
        <w:spacing w:after="90" w:before="200" w:lineRule="auto"/>
        <w:rPr/>
      </w:pPr>
      <w:r w:rsidDel="00000000" w:rsidR="00000000" w:rsidRPr="00000000">
        <w:rPr>
          <w:rFonts w:ascii="Arial" w:cs="Arial" w:eastAsia="Arial" w:hAnsi="Arial"/>
          <w:rtl w:val="0"/>
        </w:rPr>
        <w:t xml:space="preserve">1.1  </w:t>
      </w:r>
      <w:sdt>
        <w:sdtPr>
          <w:id w:val="-1000726241"/>
          <w:tag w:val="goog_rdk_4"/>
        </w:sdtPr>
        <w:sdtContent>
          <w:commentRangeStart w:id="1"/>
        </w:sdtContent>
      </w:sdt>
      <w:sdt>
        <w:sdtPr>
          <w:id w:val="1982029334"/>
          <w:tag w:val="goog_rdk_5"/>
        </w:sdtPr>
        <w:sdtContent>
          <w:commentRangeStart w:id="2"/>
        </w:sdtContent>
      </w:sdt>
      <w:r w:rsidDel="00000000" w:rsidR="00000000" w:rsidRPr="00000000">
        <w:rPr>
          <w:rFonts w:ascii="Arial" w:cs="Arial" w:eastAsia="Arial" w:hAnsi="Arial"/>
          <w:rtl w:val="0"/>
        </w:rPr>
        <w:t xml:space="preserve">The idea in one paragraph</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spacing w:after="120" w:line="264" w:lineRule="auto"/>
        <w:rPr/>
      </w:pPr>
      <w:r w:rsidDel="00000000" w:rsidR="00000000" w:rsidRPr="00000000">
        <w:rPr>
          <w:rFonts w:ascii="Arial" w:cs="Arial" w:eastAsia="Arial" w:hAnsi="Arial"/>
          <w:rtl w:val="0"/>
        </w:rPr>
        <w:t xml:space="preserve">The Digital Adaptation Kit (DAK) was produced by reading the Kenya National Cancer Screening Guidelines 2024 and generating, with large language models, a structured machine-usable specification of how cervical-cancer screening should work — who does what, in what order, capturing which data, applying which decision rules. Because it was derived from a document rather than observed in clinics, it is a hypothesis. Your job in the field is to test that hypothesis: confirm what is true, correct what is wrong, add what is missing, and record how practice varies by facility level and county. The four questionnaires are the test instruments; the traceability matrix is what lets every answer flow back to the exact part of the DAK it confirms or changes.</w:t>
      </w:r>
      <w:r w:rsidDel="00000000" w:rsidR="00000000" w:rsidRPr="00000000">
        <w:rPr>
          <w:rtl w:val="0"/>
        </w:rPr>
      </w:r>
    </w:p>
    <w:tbl>
      <w:tblPr>
        <w:tblStyle w:val="Table3"/>
        <w:tblW w:w="9360.0" w:type="dxa"/>
        <w:jc w:val="left"/>
        <w:tblBorders>
          <w:top w:color="000000" w:space="0" w:sz="0" w:val="nil"/>
          <w:left w:color="1f5c73"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f5c73" w:space="0" w:sz="18" w:val="single"/>
            </w:tcBorders>
            <w:shd w:fill="eaf1f4" w:val="clear"/>
            <w:tcMar>
              <w:top w:w="120.0" w:type="dxa"/>
              <w:left w:w="160.0" w:type="dxa"/>
              <w:bottom w:w="120.0" w:type="dxa"/>
              <w:right w:w="140.0" w:type="dxa"/>
            </w:tcM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sz w:val="17"/>
                <w:szCs w:val="17"/>
                <w:rtl w:val="0"/>
              </w:rPr>
              <w:t xml:space="preserve">Why this matters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Arial" w:cs="Arial" w:eastAsia="Arial" w:hAnsi="Arial"/>
                <w:sz w:val="16"/>
                <w:szCs w:val="16"/>
                <w:rtl w:val="0"/>
              </w:rPr>
              <w:t xml:space="preserve">If the DAK</w:t>
            </w:r>
            <w:sdt>
              <w:sdtPr>
                <w:id w:val="1089712979"/>
                <w:tag w:val="goog_rdk_6"/>
              </w:sdtPr>
              <w:sdtContent>
                <w:ins w:author="Steven Wanyee" w:id="2" w:date="2026-06-26T12:29:36Z">
                  <w:r w:rsidDel="00000000" w:rsidR="00000000" w:rsidRPr="00000000">
                    <w:rPr>
                      <w:rFonts w:ascii="Arial" w:cs="Arial" w:eastAsia="Arial" w:hAnsi="Arial"/>
                      <w:sz w:val="16"/>
                      <w:szCs w:val="16"/>
                      <w:rtl w:val="0"/>
                    </w:rPr>
                    <w:t xml:space="preserve">(and therefore the underlying normative guideline</w:t>
                  </w:r>
                </w:ins>
                <w:sdt>
                  <w:sdtPr>
                    <w:id w:val="-878058263"/>
                    <w:tag w:val="goog_rdk_7"/>
                  </w:sdtPr>
                  <w:sdtContent>
                    <w:ins w:author="Steven Wanyee" w:id="2" w:date="2026-06-26T12:29:36Z">
                      <w:r w:rsidDel="00000000" w:rsidR="00000000" w:rsidRPr="00000000">
                        <w:rPr>
                          <w:sz w:val="16"/>
                          <w:szCs w:val="16"/>
                          <w:rtl w:val="0"/>
                          <w:rPrChange w:author="Steven Wanyee" w:id="3" w:date="2026-06-26T12:29:36Z">
                            <w:rPr>
                              <w:rFonts w:ascii="Arial" w:cs="Arial" w:eastAsia="Arial" w:hAnsi="Arial"/>
                              <w:sz w:val="16"/>
                              <w:szCs w:val="16"/>
                            </w:rPr>
                          </w:rPrChange>
                        </w:rPr>
                        <w:t xml:space="preserve">)</w:t>
                      </w:r>
                    </w:ins>
                  </w:sdtContent>
                </w:sdt>
                <w:ins w:author="Steven Wanyee" w:id="2" w:date="2026-06-26T12:29:36Z"/>
              </w:sdtContent>
            </w:sdt>
            <w:r w:rsidDel="00000000" w:rsidR="00000000" w:rsidRPr="00000000">
              <w:rPr>
                <w:rFonts w:ascii="Arial" w:cs="Arial" w:eastAsia="Arial" w:hAnsi="Arial"/>
                <w:sz w:val="16"/>
                <w:szCs w:val="16"/>
                <w:rtl w:val="0"/>
              </w:rPr>
              <w:t xml:space="preserve"> is wrong about, say, who performs HPV sample collection or which register a result is written in, then any digital tool built from it will misfire in real clinics. Validation is what turns a desk artifact into something safe to build on.</w:t>
            </w: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2"/>
        <w:spacing w:after="90" w:before="200" w:lineRule="auto"/>
        <w:rPr/>
      </w:pPr>
      <w:r w:rsidDel="00000000" w:rsidR="00000000" w:rsidRPr="00000000">
        <w:rPr>
          <w:rFonts w:ascii="Arial" w:cs="Arial" w:eastAsia="Arial" w:hAnsi="Arial"/>
          <w:rtl w:val="0"/>
        </w:rPr>
        <w:t xml:space="preserve">1.2  The validation loop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100"/>
        <w:gridCol w:w="6640"/>
        <w:tblGridChange w:id="0">
          <w:tblGrid>
            <w:gridCol w:w="620"/>
            <w:gridCol w:w="2100"/>
            <w:gridCol w:w="664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17"/>
                <w:szCs w:val="17"/>
                <w:rtl w:val="0"/>
              </w:rPr>
              <w:t xml:space="preserve">Stage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17"/>
                <w:szCs w:val="17"/>
                <w:rtl w:val="0"/>
              </w:rPr>
              <w:t xml:space="preserve">What happens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16"/>
                <w:szCs w:val="16"/>
                <w:rtl w:val="0"/>
              </w:rPr>
              <w:t xml:space="preserve">Generate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16"/>
                <w:szCs w:val="16"/>
                <w:rtl w:val="0"/>
              </w:rPr>
              <w:t xml:space="preserve">The DAK was </w:t>
            </w:r>
            <w:sdt>
              <w:sdtPr>
                <w:id w:val="-1823610203"/>
                <w:tag w:val="goog_rdk_8"/>
              </w:sdtPr>
              <w:sdtContent>
                <w:commentRangeStart w:id="3"/>
              </w:sdtContent>
            </w:sdt>
            <w:sdt>
              <w:sdtPr>
                <w:id w:val="320624380"/>
                <w:tag w:val="goog_rdk_9"/>
              </w:sdtPr>
              <w:sdtContent>
                <w:commentRangeStart w:id="4"/>
              </w:sdtContent>
            </w:sdt>
            <w:r w:rsidDel="00000000" w:rsidR="00000000" w:rsidRPr="00000000">
              <w:rPr>
                <w:rFonts w:ascii="Arial" w:cs="Arial" w:eastAsia="Arial" w:hAnsi="Arial"/>
                <w:sz w:val="16"/>
                <w:szCs w:val="16"/>
                <w:rtl w:val="0"/>
              </w:rPr>
              <w:t xml:space="preserve">generated</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16"/>
                <w:szCs w:val="16"/>
                <w:rtl w:val="0"/>
              </w:rPr>
              <w:t xml:space="preserve"> from the 2024 guideline using LLMs (8 artifacts, ~300 data elements).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16"/>
                <w:szCs w:val="16"/>
                <w:rtl w:val="0"/>
              </w:rPr>
              <w:t xml:space="preserve">Instrument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16"/>
                <w:szCs w:val="16"/>
                <w:rtl w:val="0"/>
              </w:rPr>
              <w:t xml:space="preserve">Each DAK row became a question. Every question carries a dak_ref pointing back to its source row.</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16"/>
                <w:szCs w:val="16"/>
                <w:rtl w:val="0"/>
              </w:rPr>
              <w:t xml:space="preserve">Collect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16"/>
                <w:szCs w:val="16"/>
                <w:rtl w:val="0"/>
              </w:rPr>
              <w:t xml:space="preserve">You administer the four questionnaires in facilities, capturing reality and every deviation.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16"/>
                <w:szCs w:val="16"/>
                <w:rtl w:val="0"/>
              </w:rPr>
              <w:t xml:space="preserve">Reconcile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sz w:val="16"/>
                <w:szCs w:val="16"/>
                <w:rtl w:val="0"/>
              </w:rPr>
              <w:t xml:space="preserve">Answers are joined to the traceability matrix; each DAK row gets a disposition.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sz w:val="16"/>
                <w:szCs w:val="16"/>
                <w:rtl w:val="0"/>
              </w:rPr>
              <w:t xml:space="preserve">Localise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0">
            <w:pPr>
              <w:spacing w:after="0" w:lineRule="auto"/>
              <w:rPr/>
            </w:pPr>
            <w:sdt>
              <w:sdtPr>
                <w:id w:val="1801479061"/>
                <w:tag w:val="goog_rdk_10"/>
              </w:sdtPr>
              <w:sdtContent>
                <w:r w:rsidDel="00000000" w:rsidR="00000000" w:rsidRPr="00000000">
                  <w:rPr>
                    <w:rFonts w:ascii="Arial Unicode MS" w:cs="Arial Unicode MS" w:eastAsia="Arial Unicode MS" w:hAnsi="Arial Unicode MS"/>
                    <w:sz w:val="16"/>
                    <w:szCs w:val="16"/>
                    <w:rtl w:val="0"/>
                  </w:rPr>
                  <w:t xml:space="preserve">Confirmed / Modify / Add / Remove / Localise → an updated, Kenya-localised L2.1 DAK.</w:t>
                </w:r>
              </w:sdtContent>
            </w:sdt>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2"/>
        <w:spacing w:after="90" w:before="200" w:lineRule="auto"/>
        <w:rPr/>
      </w:pPr>
      <w:r w:rsidDel="00000000" w:rsidR="00000000" w:rsidRPr="00000000">
        <w:rPr>
          <w:rFonts w:ascii="Arial" w:cs="Arial" w:eastAsia="Arial" w:hAnsi="Arial"/>
          <w:rtl w:val="0"/>
        </w:rPr>
        <w:t xml:space="preserve">1.3  Before you travel — preparation checklist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17"/>
                <w:szCs w:val="17"/>
                <w:rtl w:val="0"/>
              </w:rPr>
              <w:t xml:space="preserve">Step</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17"/>
                <w:szCs w:val="17"/>
                <w:rtl w:val="0"/>
              </w:rPr>
              <w:t xml:space="preserve">What to do</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sz w:val="16"/>
                <w:szCs w:val="16"/>
                <w:rtl w:val="0"/>
              </w:rPr>
              <w:t xml:space="preserve">KoBo set-up</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sz w:val="16"/>
                <w:szCs w:val="16"/>
                <w:rtl w:val="0"/>
              </w:rPr>
              <w:t xml:space="preserve">Confirm a KoBoToolbox account and project workspace; you will upload the four XLSForms there.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sz w:val="16"/>
                <w:szCs w:val="16"/>
                <w:rtl w:val="0"/>
              </w:rPr>
              <w:t xml:space="preserve">Deploy forms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8">
            <w:pPr>
              <w:spacing w:after="0" w:lineRule="auto"/>
              <w:rPr/>
            </w:pPr>
            <w:sdt>
              <w:sdtPr>
                <w:id w:val="-2133267333"/>
                <w:tag w:val="goog_rdk_11"/>
              </w:sdtPr>
              <w:sdtContent>
                <w:r w:rsidDel="00000000" w:rsidR="00000000" w:rsidRPr="00000000">
                  <w:rPr>
                    <w:rFonts w:ascii="Arial Unicode MS" w:cs="Arial Unicode MS" w:eastAsia="Arial Unicode MS" w:hAnsi="Arial Unicode MS"/>
                    <w:sz w:val="16"/>
                    <w:szCs w:val="16"/>
                    <w:rtl w:val="0"/>
                  </w:rPr>
                  <w:t xml:space="preserve">Upload each questionnaire (Upload an XLSForm → Deploy). If a form was edited, bump its version or redeploy so the new definition loads.</w:t>
                </w:r>
              </w:sdtContent>
            </w:sdt>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sz w:val="16"/>
                <w:szCs w:val="16"/>
                <w:rtl w:val="0"/>
              </w:rPr>
              <w:t xml:space="preserve">Load KoBoCollect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sz w:val="16"/>
                <w:szCs w:val="16"/>
                <w:rtl w:val="0"/>
              </w:rPr>
              <w:t xml:space="preserve">Install KoBoCollect on each tablet/phone, connect it to the project, and download the four blank forms for offline use.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sz w:val="16"/>
                <w:szCs w:val="16"/>
                <w:rtl w:val="0"/>
              </w:rPr>
              <w:t xml:space="preserve">Offline test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sz w:val="16"/>
                <w:szCs w:val="16"/>
                <w:rtl w:val="0"/>
              </w:rPr>
              <w:t xml:space="preserve">Open every form once offline and tick through the facility-level question to confirm the right sections appear (skip logic works).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sz w:val="16"/>
                <w:szCs w:val="16"/>
                <w:rtl w:val="0"/>
              </w:rPr>
              <w:t xml:space="preserve">Advance forms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16"/>
                <w:szCs w:val="16"/>
                <w:rtl w:val="0"/>
              </w:rPr>
              <w:t xml:space="preserve">Where possible, send Facility Readiness and the staff questionnaire ahead of the visit so data is partly pre-filled.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sz w:val="16"/>
                <w:szCs w:val="16"/>
                <w:rtl w:val="0"/>
              </w:rPr>
              <w:t xml:space="preserve">Know your cluster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sz w:val="16"/>
                <w:szCs w:val="16"/>
                <w:rtl w:val="0"/>
              </w:rPr>
              <w:t xml:space="preserve">Confirm which cluster and facilities you cover, their KEPH level, and which team members lead which workstream.</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sz w:val="16"/>
                <w:szCs w:val="16"/>
                <w:rtl w:val="0"/>
              </w:rPr>
              <w:t xml:space="preserve">Carry the matrix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sz w:val="16"/>
                <w:szCs w:val="16"/>
                <w:rtl w:val="0"/>
              </w:rPr>
              <w:t xml:space="preserve">Have the traceability matrix and this guide on the tablet; you will need the DAK-ref glossary (Appendix).</w:t>
            </w:r>
            <w:r w:rsidDel="00000000" w:rsidR="00000000" w:rsidRPr="00000000">
              <w:rPr>
                <w:rtl w:val="0"/>
              </w:rPr>
            </w:r>
          </w:p>
        </w:tc>
      </w:tr>
    </w:tbl>
    <w:p w:rsidR="00000000" w:rsidDel="00000000" w:rsidP="00000000" w:rsidRDefault="00000000" w:rsidRPr="00000000" w14:paraId="00000043">
      <w:pPr>
        <w:pStyle w:val="Heading2"/>
        <w:spacing w:after="90" w:before="200" w:lineRule="auto"/>
        <w:rPr/>
      </w:pPr>
      <w:r w:rsidDel="00000000" w:rsidR="00000000" w:rsidRPr="00000000">
        <w:rPr>
          <w:rFonts w:ascii="Arial" w:cs="Arial" w:eastAsia="Arial" w:hAnsi="Arial"/>
          <w:rtl w:val="0"/>
        </w:rPr>
        <w:t xml:space="preserve">1.4  At the facility — the sequence</w:t>
      </w:r>
      <w:r w:rsidDel="00000000" w:rsidR="00000000" w:rsidRPr="00000000">
        <w:rPr>
          <w:rtl w:val="0"/>
        </w:rPr>
      </w:r>
    </w:p>
    <w:p w:rsidR="00000000" w:rsidDel="00000000" w:rsidP="00000000" w:rsidRDefault="00000000" w:rsidRPr="00000000" w14:paraId="00000044">
      <w:pPr>
        <w:spacing w:after="120" w:line="264" w:lineRule="auto"/>
        <w:rPr/>
      </w:pPr>
      <w:r w:rsidDel="00000000" w:rsidR="00000000" w:rsidRPr="00000000">
        <w:rPr>
          <w:rFonts w:ascii="Arial" w:cs="Arial" w:eastAsia="Arial" w:hAnsi="Arial"/>
          <w:rtl w:val="0"/>
        </w:rPr>
        <w:t xml:space="preserve">Run the four instruments in this order. They are designed to layer: readiness first (what exists), then workflow (how it flows), then data (what is recorded), then the people (who does it and how able they are).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5360"/>
        <w:tblGridChange w:id="0">
          <w:tblGrid>
            <w:gridCol w:w="2100"/>
            <w:gridCol w:w="1900"/>
            <w:gridCol w:w="53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17"/>
                <w:szCs w:val="17"/>
                <w:rtl w:val="0"/>
              </w:rPr>
              <w:t xml:space="preserve">Stage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17"/>
                <w:szCs w:val="17"/>
                <w:rtl w:val="0"/>
              </w:rPr>
              <w:t xml:space="preserve">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17"/>
                <w:szCs w:val="17"/>
                <w:rtl w:val="0"/>
              </w:rPr>
              <w:t xml:space="preserve">Action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16"/>
                <w:szCs w:val="16"/>
                <w:rtl w:val="0"/>
              </w:rPr>
              <w:t xml:space="preserve">On arrival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16"/>
                <w:szCs w:val="16"/>
                <w:rtl w:val="0"/>
              </w:rPr>
              <w:t xml:space="preserve">All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16"/>
                <w:szCs w:val="16"/>
                <w:rtl w:val="0"/>
              </w:rPr>
              <w:t xml:space="preserve">Greet the in-charge, explain the purpose, and confirm the facility's KEPH level and ownership. The level you select drives which questions every form shows — getting it right is the single most important data-entry step of the day.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sz w:val="16"/>
                <w:szCs w:val="16"/>
                <w:rtl w:val="0"/>
              </w:rPr>
              <w:t xml:space="preserve">1 · Facility Readiness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16"/>
                <w:szCs w:val="16"/>
                <w:rtl w:val="0"/>
              </w:rPr>
              <w:t xml:space="preserve">Software Engineer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sz w:val="16"/>
                <w:szCs w:val="16"/>
                <w:rtl w:val="0"/>
              </w:rPr>
              <w:t xml:space="preserve">Walk the infrastructure: power, connectivity, devices, EMR/registers, service-availability switches. Confirms the Requirements artifact.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sz w:val="16"/>
                <w:szCs w:val="16"/>
                <w:rtl w:val="0"/>
              </w:rPr>
              <w:t xml:space="preserve">2 · Workflow Walkthrough</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16"/>
                <w:szCs w:val="16"/>
                <w:rtl w:val="0"/>
              </w:rPr>
              <w:t xml:space="preserve">BA + Clinical/AI 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16"/>
                <w:szCs w:val="16"/>
                <w:rtl w:val="0"/>
              </w:rPr>
              <w:t xml:space="preserve">Follow a real (de-identified) patient journey through each applicable process area. Confirm the step sequence, who performs each step, whether decision rules and recall schedules are applied, and capture every local variant.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16"/>
                <w:szCs w:val="16"/>
                <w:rtl w:val="0"/>
              </w:rPr>
              <w:t xml:space="preserve">3 · Data &amp; Indicator Audit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16"/>
                <w:szCs w:val="16"/>
                <w:rtl w:val="0"/>
              </w:rPr>
              <w:t xml:space="preserve">Data Scientist + Clinical 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16"/>
                <w:szCs w:val="16"/>
                <w:rtl w:val="0"/>
              </w:rPr>
              <w:t xml:space="preserve">Open the actual registers / EMR. For each module confirm where data is captured and whether the DAK's elements exist; then check which indicators are reportable and from which tool.</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16"/>
                <w:szCs w:val="16"/>
                <w:rtl w:val="0"/>
              </w:rPr>
              <w:t xml:space="preserve">4 · Staff Questionnaire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16"/>
                <w:szCs w:val="16"/>
                <w:rtl w:val="0"/>
              </w:rPr>
              <w:t xml:space="preserve">Business Analyst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16"/>
                <w:szCs w:val="16"/>
                <w:rtl w:val="0"/>
              </w:rPr>
              <w:t xml:space="preserve">Administer the individual questionnaire to one staff member at a time. Collect several per facility (one per relevant cadre).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16"/>
                <w:szCs w:val="16"/>
                <w:rtl w:val="0"/>
              </w:rPr>
              <w:t xml:space="preserve">Wrap-up</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sz w:val="16"/>
                <w:szCs w:val="16"/>
                <w:rtl w:val="0"/>
              </w:rPr>
              <w:t xml:space="preserve">All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16"/>
                <w:szCs w:val="16"/>
                <w:rtl w:val="0"/>
              </w:rPr>
              <w:t xml:space="preserve">Check that every non-ideal answer has a 'specify' note, thank the staff, and sync data once you have connectivity.</w:t>
            </w:r>
            <w:r w:rsidDel="00000000" w:rsidR="00000000" w:rsidRPr="00000000">
              <w:rPr>
                <w:rtl w:val="0"/>
              </w:rPr>
            </w:r>
          </w:p>
        </w:tc>
      </w:tr>
      <w:tr>
        <w:trPr>
          <w:cantSplit w:val="0"/>
          <w:tblHeader w:val="0"/>
        </w:trPr>
        <w:tc>
          <w:tcPr>
            <w:tcBorders>
              <w:left w:color="b5651d" w:space="0" w:sz="18" w:val="single"/>
            </w:tcBorders>
            <w:shd w:fill="fbf1e4" w:val="clear"/>
            <w:tcMar>
              <w:top w:w="120.0" w:type="dxa"/>
              <w:left w:w="160.0" w:type="dxa"/>
              <w:bottom w:w="120.0" w:type="dxa"/>
              <w:right w:w="14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sz w:val="17"/>
                <w:szCs w:val="17"/>
                <w:rtl w:val="0"/>
              </w:rPr>
              <w:t xml:space="preserve">The facility level controls everything</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Arial" w:cs="Arial" w:eastAsia="Arial" w:hAnsi="Arial"/>
                <w:sz w:val="16"/>
                <w:szCs w:val="16"/>
                <w:rtl w:val="0"/>
              </w:rPr>
              <w:t xml:space="preserve">Each form starts with KEPH level (1–5). A hidden rule uses it to hide sections that do not apply — a dispensary is never asked about histopathology, a county referral hospital sees everything. If you pick the wrong level, the wrong sections appear. Confirm the level against the Master Facility List before you start.</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Style w:val="Heading2"/>
        <w:spacing w:after="90" w:before="200" w:lineRule="auto"/>
        <w:rPr/>
      </w:pPr>
      <w:r w:rsidDel="00000000" w:rsidR="00000000" w:rsidRPr="00000000">
        <w:rPr>
          <w:rFonts w:ascii="Arial" w:cs="Arial" w:eastAsia="Arial" w:hAnsi="Arial"/>
          <w:rtl w:val="0"/>
        </w:rPr>
        <w:t xml:space="preserve">1.5  How the questionnaires map to the DAK</w:t>
      </w:r>
      <w:r w:rsidDel="00000000" w:rsidR="00000000" w:rsidRPr="00000000">
        <w:rPr>
          <w:rtl w:val="0"/>
        </w:rPr>
      </w:r>
    </w:p>
    <w:p w:rsidR="00000000" w:rsidDel="00000000" w:rsidP="00000000" w:rsidRDefault="00000000" w:rsidRPr="00000000" w14:paraId="0000005E">
      <w:pPr>
        <w:spacing w:after="120" w:line="264" w:lineRule="auto"/>
        <w:rPr/>
      </w:pPr>
      <w:r w:rsidDel="00000000" w:rsidR="00000000" w:rsidRPr="00000000">
        <w:rPr>
          <w:rFonts w:ascii="Arial" w:cs="Arial" w:eastAsia="Arial" w:hAnsi="Arial"/>
          <w:rtl w:val="0"/>
        </w:rPr>
        <w:t xml:space="preserve">Every question is tied to a specific DAK row through a dak_ref code stored on the form. After fieldwork, the analysis team joins your responses to the traceability matrix (458 mapped questions) so each DAK row receives a disposition. You do not need to type dak_refs — they are built in — but understanding them helps you see why a question is being asked. The Appendix lists what each prefix means.</w:t>
      </w:r>
      <w:r w:rsidDel="00000000" w:rsidR="00000000" w:rsidRPr="00000000">
        <w:rPr>
          <w:rtl w:val="0"/>
        </w:rPr>
      </w:r>
    </w:p>
    <w:p w:rsidR="00000000" w:rsidDel="00000000" w:rsidP="00000000" w:rsidRDefault="00000000" w:rsidRPr="00000000" w14:paraId="0000005F">
      <w:pPr>
        <w:pStyle w:val="Heading2"/>
        <w:spacing w:after="90" w:before="200" w:lineRule="auto"/>
        <w:rPr/>
      </w:pPr>
      <w:r w:rsidDel="00000000" w:rsidR="00000000" w:rsidRPr="00000000">
        <w:rPr>
          <w:rFonts w:ascii="Arial" w:cs="Arial" w:eastAsia="Arial" w:hAnsi="Arial"/>
          <w:rtl w:val="0"/>
        </w:rPr>
        <w:t xml:space="preserve">1.6  Capturing ground truth — the 'specify' fields</w:t>
      </w:r>
      <w:r w:rsidDel="00000000" w:rsidR="00000000" w:rsidRPr="00000000">
        <w:rPr>
          <w:rtl w:val="0"/>
        </w:rPr>
      </w:r>
    </w:p>
    <w:p w:rsidR="00000000" w:rsidDel="00000000" w:rsidP="00000000" w:rsidRDefault="00000000" w:rsidRPr="00000000" w14:paraId="00000060">
      <w:pPr>
        <w:spacing w:after="120" w:line="264" w:lineRule="auto"/>
        <w:rPr/>
      </w:pPr>
      <w:r w:rsidDel="00000000" w:rsidR="00000000" w:rsidRPr="00000000">
        <w:rPr>
          <w:rFonts w:ascii="Arial" w:cs="Arial" w:eastAsia="Arial" w:hAnsi="Arial"/>
          <w:rtl w:val="0"/>
        </w:rPr>
        <w:t xml:space="preserve">Whenever you give any answer other than the ideal — Partially, No, Not applicable, a local variant, a 'not always', an unreported indicator, or a 'not captured' data location — a free-text box opens asking you to describe what actually happens. </w:t>
      </w:r>
      <w:r w:rsidDel="00000000" w:rsidR="00000000" w:rsidRPr="00000000">
        <w:rPr>
          <w:rFonts w:ascii="Arial" w:cs="Arial" w:eastAsia="Arial" w:hAnsi="Arial"/>
          <w:b w:val="1"/>
          <w:bCs w:val="1"/>
          <w:rtl w:val="0"/>
        </w:rPr>
        <w:t xml:space="preserve">These boxes are the most valuable data you collect. </w:t>
      </w:r>
      <w:r w:rsidDel="00000000" w:rsidR="00000000" w:rsidRPr="00000000">
        <w:rPr>
          <w:rFonts w:ascii="Arial" w:cs="Arial" w:eastAsia="Arial" w:hAnsi="Arial"/>
          <w:rtl w:val="0"/>
        </w:rPr>
        <w:t xml:space="preserve">A tick tells the team a rule is broken; the text tells them how reality works instead, which is what lets the DAK be corrected. Write plainly and concretely: name the register, the cadre, the step that is skipped, the reason for the work-around.</w:t>
      </w:r>
      <w:r w:rsidDel="00000000" w:rsidR="00000000" w:rsidRPr="00000000">
        <w:rPr>
          <w:rtl w:val="0"/>
        </w:rPr>
      </w:r>
    </w:p>
    <w:tbl>
      <w:tblPr>
        <w:tblStyle w:val="Table7"/>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1"/>
                <w:bCs w:val="1"/>
                <w:sz w:val="17"/>
                <w:szCs w:val="17"/>
                <w:rtl w:val="0"/>
              </w:rPr>
              <w:t xml:space="preserve">Write for someone who wasn't there</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Arial" w:cs="Arial" w:eastAsia="Arial" w:hAnsi="Arial"/>
                <w:sz w:val="16"/>
                <w:szCs w:val="16"/>
                <w:rtl w:val="0"/>
              </w:rPr>
              <w:t xml:space="preserve">Good: 'HPV sample taken by the Community Health Promot</w:t>
            </w:r>
            <w:r w:rsidDel="00000000" w:rsidR="00000000" w:rsidRPr="00000000">
              <w:rPr>
                <w:sz w:val="16"/>
                <w:szCs w:val="16"/>
                <w:rtl w:val="0"/>
              </w:rPr>
              <w:t xml:space="preserve">er (</w:t>
            </w:r>
            <w:r w:rsidDel="00000000" w:rsidR="00000000" w:rsidRPr="00000000">
              <w:rPr>
                <w:rFonts w:ascii="Arial" w:cs="Arial" w:eastAsia="Arial" w:hAnsi="Arial"/>
                <w:sz w:val="16"/>
                <w:szCs w:val="16"/>
                <w:rtl w:val="0"/>
              </w:rPr>
              <w:t xml:space="preserve">CHP) at the community unit, not the nurse; result returns on paper from the sub-county lab after ~2 weeks and is copied into the green screening register.' Weak: 'done differently'. The first can update the DAK; the second cannot.</w:t>
            </w:r>
            <w:r w:rsidDel="00000000" w:rsidR="00000000" w:rsidRPr="00000000">
              <w:rPr>
                <w:rtl w:val="0"/>
              </w:rPr>
            </w:r>
          </w:p>
        </w:tc>
      </w:tr>
    </w:tbl>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Style w:val="Heading2"/>
        <w:spacing w:after="90" w:before="200" w:lineRule="auto"/>
        <w:rPr/>
      </w:pPr>
      <w:r w:rsidDel="00000000" w:rsidR="00000000" w:rsidRPr="00000000">
        <w:rPr>
          <w:rFonts w:ascii="Arial" w:cs="Arial" w:eastAsia="Arial" w:hAnsi="Arial"/>
          <w:rtl w:val="0"/>
        </w:rPr>
        <w:t xml:space="preserve">1.7  After fieldwork</w:t>
      </w:r>
      <w:r w:rsidDel="00000000" w:rsidR="00000000" w:rsidRPr="00000000">
        <w:rPr>
          <w:rtl w:val="0"/>
        </w:rPr>
      </w:r>
    </w:p>
    <w:p w:rsidR="00000000" w:rsidDel="00000000" w:rsidP="00000000" w:rsidRDefault="00000000" w:rsidRPr="00000000" w14:paraId="00000065">
      <w:pPr>
        <w:spacing w:after="120" w:line="264" w:lineRule="auto"/>
        <w:rPr/>
      </w:pPr>
      <w:r w:rsidDel="00000000" w:rsidR="00000000" w:rsidRPr="00000000">
        <w:rPr>
          <w:rFonts w:ascii="Arial" w:cs="Arial" w:eastAsia="Arial" w:hAnsi="Arial"/>
          <w:rtl w:val="0"/>
        </w:rPr>
        <w:t xml:space="preserve">Export each form's submissions from KoBo (CSV or XLSX). The analysis team joins them to the traceability matrix on the question name, and for every DAK row assigns one of five dispositions — Confirmed, Modify, Add, Remove, or Localise — using your 'specify' text as the evidence. Systematic differences between facility levels and counties become facility configuration settings. The output is a localised L2.1 DAK ready to build on.</w:t>
      </w:r>
      <w:r w:rsidDel="00000000" w:rsidR="00000000" w:rsidRPr="00000000">
        <w:rPr>
          <w:rtl w:val="0"/>
        </w:rPr>
      </w:r>
    </w:p>
    <w:p w:rsidR="00000000" w:rsidDel="00000000" w:rsidP="00000000" w:rsidRDefault="00000000" w:rsidRPr="00000000" w14:paraId="00000066">
      <w:pPr>
        <w:pStyle w:val="Heading2"/>
        <w:spacing w:after="90" w:before="200" w:lineRule="auto"/>
        <w:rPr/>
      </w:pPr>
      <w:r w:rsidDel="00000000" w:rsidR="00000000" w:rsidRPr="00000000">
        <w:rPr>
          <w:rFonts w:ascii="Arial" w:cs="Arial" w:eastAsia="Arial" w:hAnsi="Arial"/>
          <w:rtl w:val="0"/>
        </w:rPr>
        <w:t xml:space="preserve">1.8  Who does what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ffffff"/>
                <w:sz w:val="17"/>
                <w:szCs w:val="17"/>
                <w:rtl w:val="0"/>
              </w:rPr>
              <w:t xml:space="preserve">Role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color w:val="ffffff"/>
                <w:sz w:val="17"/>
                <w:szCs w:val="17"/>
                <w:rtl w:val="0"/>
              </w:rPr>
              <w:t xml:space="preserve">Responsibility in the field</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16"/>
                <w:szCs w:val="16"/>
                <w:rtl w:val="0"/>
              </w:rPr>
              <w:t xml:space="preserve">Business Analyst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16"/>
                <w:szCs w:val="16"/>
                <w:rtl w:val="0"/>
              </w:rPr>
              <w:t xml:space="preserve">Leads requirements gathering: the Workflow Walkthrough and the Staff Questionnaire. Owns variant capture and KII facilitation.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sz w:val="16"/>
                <w:szCs w:val="16"/>
                <w:rtl w:val="0"/>
              </w:rPr>
              <w:t xml:space="preserve">Software Engineer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sz w:val="16"/>
                <w:szCs w:val="16"/>
                <w:rtl w:val="0"/>
              </w:rPr>
              <w:t xml:space="preserve">Leads the Facility Readiness assessment — infrastructure, devices, EMR and register inventory, connectivity.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6"/>
                <w:szCs w:val="16"/>
                <w:rtl w:val="0"/>
              </w:rPr>
              <w:t xml:space="preserve">Data Scientist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sz w:val="16"/>
                <w:szCs w:val="16"/>
                <w:rtl w:val="0"/>
              </w:rPr>
              <w:t xml:space="preserve">Leads the Data &amp; Indicator Audit with the clinical lead — register/EMR element-by-element audit and indicator reportability.</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16"/>
                <w:szCs w:val="16"/>
                <w:rtl w:val="0"/>
              </w:rPr>
              <w:t xml:space="preserve">Clinical &amp; AI 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sz w:val="16"/>
                <w:szCs w:val="16"/>
                <w:rtl w:val="0"/>
              </w:rPr>
              <w:t xml:space="preserve">Supports the walkthrough and data audit with clinical interpretation; adjudicates decision-rule and pathway questions.</w:t>
            </w:r>
            <w:r w:rsidDel="00000000" w:rsidR="00000000" w:rsidRPr="00000000">
              <w:rPr>
                <w:rtl w:val="0"/>
              </w:rPr>
            </w:r>
          </w:p>
        </w:tc>
      </w:tr>
    </w:tbl>
    <w:p w:rsidR="00000000" w:rsidDel="00000000" w:rsidP="00000000" w:rsidRDefault="00000000" w:rsidRPr="00000000" w14:paraId="00000071">
      <w:pPr>
        <w:spacing w:after="120" w:line="264" w:lineRule="auto"/>
        <w:rPr/>
      </w:pPr>
      <w:r w:rsidDel="00000000" w:rsidR="00000000" w:rsidRPr="00000000">
        <w:rPr>
          <w:rFonts w:ascii="Arial" w:cs="Arial" w:eastAsia="Arial" w:hAnsi="Arial"/>
          <w:color w:val="5a6b73"/>
          <w:sz w:val="15"/>
          <w:szCs w:val="15"/>
          <w:rtl w:val="0"/>
        </w:rPr>
        <w:t xml:space="preserve">Field roster: Jean, Mercy, Quincy and Dorah are assigned across the Kitui and Kwale clusters per the CMMB field plan (see Section 4).</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40" w:before="240" w:lineRule="auto"/>
        <w:rPr/>
      </w:pPr>
      <w:r w:rsidDel="00000000" w:rsidR="00000000" w:rsidRPr="00000000">
        <w:rPr>
          <w:rFonts w:ascii="Arial" w:cs="Arial" w:eastAsia="Arial" w:hAnsi="Arial"/>
          <w:rtl w:val="0"/>
        </w:rPr>
        <w:t xml:space="preserve">2. The DAK templates</w:t>
      </w:r>
      <w:r w:rsidDel="00000000" w:rsidR="00000000" w:rsidRPr="00000000">
        <w:rPr>
          <w:rtl w:val="0"/>
        </w:rPr>
      </w:r>
    </w:p>
    <w:p w:rsidR="00000000" w:rsidDel="00000000" w:rsidP="00000000" w:rsidRDefault="00000000" w:rsidRPr="00000000" w14:paraId="00000074">
      <w:pPr>
        <w:pStyle w:val="Heading2"/>
        <w:spacing w:after="90" w:before="200" w:lineRule="auto"/>
        <w:rPr/>
      </w:pPr>
      <w:r w:rsidDel="00000000" w:rsidR="00000000" w:rsidRPr="00000000">
        <w:rPr>
          <w:rFonts w:ascii="Arial" w:cs="Arial" w:eastAsia="Arial" w:hAnsi="Arial"/>
          <w:rtl w:val="0"/>
        </w:rPr>
        <w:t xml:space="preserve">2.1  What a WHO SMART Guidelines DAK is</w:t>
      </w:r>
      <w:r w:rsidDel="00000000" w:rsidR="00000000" w:rsidRPr="00000000">
        <w:rPr>
          <w:rtl w:val="0"/>
        </w:rPr>
      </w:r>
    </w:p>
    <w:p w:rsidR="00000000" w:rsidDel="00000000" w:rsidP="00000000" w:rsidRDefault="00000000" w:rsidRPr="00000000" w14:paraId="00000075">
      <w:pPr>
        <w:spacing w:after="120" w:line="264" w:lineRule="auto"/>
        <w:rPr/>
      </w:pPr>
      <w:r w:rsidDel="00000000" w:rsidR="00000000" w:rsidRPr="00000000">
        <w:rPr>
          <w:rFonts w:ascii="Arial" w:cs="Arial" w:eastAsia="Arial" w:hAnsi="Arial"/>
          <w:rtl w:val="0"/>
        </w:rPr>
        <w:t xml:space="preserve">A Digital Adaptation Kit is the WHO's standard way of turning a clinical guideline into a software-ready specification, without tying it to any one product. It has two layers. Level 1 (L1) is the human-readable narrative content. Level 2 (L2) — the layer you are validating — is the operational, system-agnostic detail: the actors, workflows, data elements, decision logic, indicators and requirements that a developer needs. A correct L2 means any compliant system built from it behaves the way the guideline intends.</w:t>
      </w:r>
      <w:r w:rsidDel="00000000" w:rsidR="00000000" w:rsidRPr="00000000">
        <w:rPr>
          <w:rtl w:val="0"/>
        </w:rPr>
      </w:r>
    </w:p>
    <w:p w:rsidR="00000000" w:rsidDel="00000000" w:rsidP="00000000" w:rsidRDefault="00000000" w:rsidRPr="00000000" w14:paraId="00000076">
      <w:pPr>
        <w:pStyle w:val="Heading2"/>
        <w:spacing w:after="90" w:before="200" w:lineRule="auto"/>
        <w:rPr/>
      </w:pPr>
      <w:r w:rsidDel="00000000" w:rsidR="00000000" w:rsidRPr="00000000">
        <w:rPr>
          <w:rFonts w:ascii="Arial" w:cs="Arial" w:eastAsia="Arial" w:hAnsi="Arial"/>
          <w:rtl w:val="0"/>
        </w:rPr>
        <w:t xml:space="preserve">2.2  How this DAK was made</w:t>
      </w:r>
      <w:r w:rsidDel="00000000" w:rsidR="00000000" w:rsidRPr="00000000">
        <w:rPr>
          <w:rtl w:val="0"/>
        </w:rPr>
      </w:r>
    </w:p>
    <w:p w:rsidR="00000000" w:rsidDel="00000000" w:rsidP="00000000" w:rsidRDefault="00000000" w:rsidRPr="00000000" w14:paraId="00000077">
      <w:pPr>
        <w:spacing w:after="120" w:line="264" w:lineRule="auto"/>
        <w:rPr/>
      </w:pPr>
      <w:r w:rsidDel="00000000" w:rsidR="00000000" w:rsidRPr="00000000">
        <w:rPr>
          <w:rFonts w:ascii="Arial" w:cs="Arial" w:eastAsia="Arial" w:hAnsi="Arial"/>
          <w:rtl w:val="0"/>
        </w:rPr>
        <w:t xml:space="preserve">This DAK was generated from the Kenya National Cancer Screening Guidelines 2024 using large language models, which extracted and structured the eight artifacts below. Because parts were inferred rather than stated verbatim in the guideline, the generator flagged 309 derivation warnings — 180 in the data dictionary, 78 in workflows, 51 in user scenarios. Those flags mark the least-certain rows, and they are exactly where your field attention is most valuable.</w:t>
      </w:r>
      <w:r w:rsidDel="00000000" w:rsidR="00000000" w:rsidRPr="00000000">
        <w:rPr>
          <w:rtl w:val="0"/>
        </w:rPr>
      </w:r>
    </w:p>
    <w:tbl>
      <w:tblPr>
        <w:tblStyle w:val="Table9"/>
        <w:tblW w:w="9360.0" w:type="dxa"/>
        <w:jc w:val="left"/>
        <w:tblBorders>
          <w:top w:color="000000" w:space="0" w:sz="0" w:val="nil"/>
          <w:left w:color="1f5c73"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f5c73" w:space="0" w:sz="18" w:val="single"/>
            </w:tcBorders>
            <w:shd w:fill="eaf1f4" w:val="clear"/>
            <w:tcMar>
              <w:top w:w="120.0" w:type="dxa"/>
              <w:left w:w="160.0" w:type="dxa"/>
              <w:bottom w:w="120.0" w:type="dxa"/>
              <w:right w:w="14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sz w:val="17"/>
                <w:szCs w:val="17"/>
                <w:rtl w:val="0"/>
              </w:rPr>
              <w:t xml:space="preserve">Prioritise the uncertain rows</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Arial" w:cs="Arial" w:eastAsia="Arial" w:hAnsi="Arial"/>
                <w:sz w:val="16"/>
                <w:szCs w:val="16"/>
                <w:rtl w:val="0"/>
              </w:rPr>
              <w:t xml:space="preserve">When facility time is short, spend it on the flagged/derived items rather than the rows lifted straight from the guideline. The data audit and workflow walkthrough are where these concentrate.</w:t>
            </w:r>
            <w:r w:rsidDel="00000000" w:rsidR="00000000" w:rsidRPr="00000000">
              <w:rPr>
                <w:rtl w:val="0"/>
              </w:rPr>
            </w:r>
          </w:p>
        </w:tc>
      </w:tr>
    </w:tbl>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2"/>
        <w:spacing w:after="90" w:before="200" w:lineRule="auto"/>
        <w:rPr/>
      </w:pPr>
      <w:r w:rsidDel="00000000" w:rsidR="00000000" w:rsidRPr="00000000">
        <w:rPr>
          <w:rFonts w:ascii="Arial" w:cs="Arial" w:eastAsia="Arial" w:hAnsi="Arial"/>
          <w:rtl w:val="0"/>
        </w:rPr>
        <w:t xml:space="preserve">2.3  The eight artifacts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60"/>
        <w:gridCol w:w="2400"/>
        <w:gridCol w:w="1400"/>
        <w:tblGridChange w:id="0">
          <w:tblGrid>
            <w:gridCol w:w="2300"/>
            <w:gridCol w:w="3260"/>
            <w:gridCol w:w="2400"/>
            <w:gridCol w:w="140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ffffff"/>
                <w:sz w:val="17"/>
                <w:szCs w:val="17"/>
                <w:rtl w:val="0"/>
              </w:rPr>
              <w:t xml:space="preserve">Artifact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17"/>
                <w:szCs w:val="17"/>
                <w:rtl w:val="0"/>
              </w:rPr>
              <w:t xml:space="preserve">What it is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17"/>
                <w:szCs w:val="17"/>
                <w:rtl w:val="0"/>
              </w:rPr>
              <w:t xml:space="preserve">Validated by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17"/>
                <w:szCs w:val="17"/>
                <w:rtl w:val="0"/>
              </w:rPr>
              <w:t xml:space="preserve">Size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sz w:val="16"/>
                <w:szCs w:val="16"/>
                <w:rtl w:val="0"/>
              </w:rPr>
              <w:t xml:space="preserve">1 · Health interventions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sz w:val="16"/>
                <w:szCs w:val="16"/>
                <w:rtl w:val="0"/>
              </w:rPr>
              <w:t xml:space="preserve">The recommendations themselves — what screening and treatment the guideline calls for.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sz w:val="16"/>
                <w:szCs w:val="16"/>
                <w:rtl w:val="0"/>
              </w:rPr>
              <w:t xml:space="preserve">Form 4 gap questions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sz w:val="16"/>
                <w:szCs w:val="16"/>
                <w:rtl w:val="0"/>
              </w:rPr>
              <w:t xml:space="preserve">54 recs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sz w:val="16"/>
                <w:szCs w:val="16"/>
                <w:rtl w:val="0"/>
              </w:rPr>
              <w:t xml:space="preserve">2 · Personas / actors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16"/>
                <w:szCs w:val="16"/>
                <w:rtl w:val="0"/>
              </w:rPr>
              <w:t xml:space="preserve">The 11 cadres and client personas: roles, competencies, digital literacy, pain points.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sz w:val="16"/>
                <w:szCs w:val="16"/>
                <w:rtl w:val="0"/>
              </w:rPr>
              <w:t xml:space="preserve">Form 4; 'who performs' in Form 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16"/>
                <w:szCs w:val="16"/>
                <w:rtl w:val="0"/>
              </w:rPr>
              <w:t xml:space="preserve">11 actors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16"/>
                <w:szCs w:val="16"/>
                <w:rtl w:val="0"/>
              </w:rPr>
              <w:t xml:space="preserve">3 · User scenarios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16"/>
                <w:szCs w:val="16"/>
                <w:rtl w:val="0"/>
              </w:rPr>
              <w:t xml:space="preserve">Narrative patient journeys that tie the workflows together.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16"/>
                <w:szCs w:val="16"/>
                <w:rtl w:val="0"/>
              </w:rPr>
              <w:t xml:space="preserve">Form 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16"/>
                <w:szCs w:val="16"/>
                <w:rtl w:val="0"/>
              </w:rPr>
              <w:t xml:space="preserve">8 scenarios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sz w:val="16"/>
                <w:szCs w:val="16"/>
                <w:rtl w:val="0"/>
              </w:rPr>
              <w:t xml:space="preserve">4 · Workflows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sz w:val="16"/>
                <w:szCs w:val="16"/>
                <w:rtl w:val="0"/>
              </w:rPr>
              <w:t xml:space="preserve">The step-by-step screening pathway and its branches.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sz w:val="16"/>
                <w:szCs w:val="16"/>
                <w:rtl w:val="0"/>
              </w:rPr>
              <w:t xml:space="preserve">Form 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sz w:val="16"/>
                <w:szCs w:val="16"/>
                <w:rtl w:val="0"/>
              </w:rPr>
              <w:t xml:space="preserve">8 workflows, 32 transitions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sz w:val="16"/>
                <w:szCs w:val="16"/>
                <w:rtl w:val="0"/>
              </w:rPr>
              <w:t xml:space="preserve">5 · Core data dictionary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sz w:val="16"/>
                <w:szCs w:val="16"/>
                <w:rtl w:val="0"/>
              </w:rPr>
              <w:t xml:space="preserve">Every data element captured across the pathway, with types and value sets.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sz w:val="16"/>
                <w:szCs w:val="16"/>
                <w:rtl w:val="0"/>
              </w:rPr>
              <w:t xml:space="preserve">Form 3</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16"/>
                <w:szCs w:val="16"/>
                <w:rtl w:val="0"/>
              </w:rPr>
              <w:t xml:space="preserve">14 modules, ~287 elements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sz w:val="16"/>
                <w:szCs w:val="16"/>
                <w:rtl w:val="0"/>
              </w:rPr>
              <w:t xml:space="preserve">6 · Decision-support &amp; scheduling</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sz w:val="16"/>
                <w:szCs w:val="16"/>
                <w:rtl w:val="0"/>
              </w:rPr>
              <w:t xml:space="preserve">The clinical decision rules and the recall/scheduling intervals.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sz w:val="16"/>
                <w:szCs w:val="16"/>
                <w:rtl w:val="0"/>
              </w:rPr>
              <w:t xml:space="preserve">Form 2</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16"/>
                <w:szCs w:val="16"/>
                <w:rtl w:val="0"/>
              </w:rPr>
              <w:t xml:space="preserve">12 tables, 7 schedules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sz w:val="16"/>
                <w:szCs w:val="16"/>
                <w:rtl w:val="0"/>
              </w:rPr>
              <w:t xml:space="preserve">7 · Indicators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16"/>
                <w:szCs w:val="16"/>
                <w:rtl w:val="0"/>
              </w:rPr>
              <w:t xml:space="preserve">The programme indicators to be reported.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sz w:val="16"/>
                <w:szCs w:val="16"/>
                <w:rtl w:val="0"/>
              </w:rPr>
              <w:t xml:space="preserve">Form 3</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16"/>
                <w:szCs w:val="16"/>
                <w:rtl w:val="0"/>
              </w:rPr>
              <w:t xml:space="preserve">22 indicators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sz w:val="16"/>
                <w:szCs w:val="16"/>
                <w:rtl w:val="0"/>
              </w:rPr>
              <w:t xml:space="preserve">8 · Requirements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16"/>
                <w:szCs w:val="16"/>
                <w:rtl w:val="0"/>
              </w:rPr>
              <w:t xml:space="preserve">Functional and non-functional requirements of a digital system.</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sz w:val="16"/>
                <w:szCs w:val="16"/>
                <w:rtl w:val="0"/>
              </w:rPr>
              <w:t xml:space="preserve">Form 1</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16"/>
                <w:szCs w:val="16"/>
                <w:rtl w:val="0"/>
              </w:rPr>
              <w:t xml:space="preserve">15 + 8</w:t>
            </w:r>
            <w:r w:rsidDel="00000000" w:rsidR="00000000" w:rsidRPr="00000000">
              <w:rPr>
                <w:rtl w:val="0"/>
              </w:rPr>
            </w:r>
          </w:p>
        </w:tc>
      </w:tr>
    </w:tbl>
    <w:p w:rsidR="00000000" w:rsidDel="00000000" w:rsidP="00000000" w:rsidRDefault="00000000" w:rsidRPr="00000000" w14:paraId="000000A0">
      <w:pPr>
        <w:pStyle w:val="Heading2"/>
        <w:spacing w:after="90" w:before="200" w:lineRule="auto"/>
        <w:rPr/>
      </w:pPr>
      <w:r w:rsidDel="00000000" w:rsidR="00000000" w:rsidRPr="00000000">
        <w:rPr>
          <w:rFonts w:ascii="Arial" w:cs="Arial" w:eastAsia="Arial" w:hAnsi="Arial"/>
          <w:rtl w:val="0"/>
        </w:rPr>
        <w:t xml:space="preserve">2.4  The screening pathway in brief</w:t>
      </w:r>
      <w:r w:rsidDel="00000000" w:rsidR="00000000" w:rsidRPr="00000000">
        <w:rPr>
          <w:rtl w:val="0"/>
        </w:rPr>
      </w:r>
    </w:p>
    <w:p w:rsidR="00000000" w:rsidDel="00000000" w:rsidP="00000000" w:rsidRDefault="00000000" w:rsidRPr="00000000" w14:paraId="000000A1">
      <w:pPr>
        <w:spacing w:after="120" w:line="264" w:lineRule="auto"/>
        <w:rPr/>
      </w:pPr>
      <w:r w:rsidDel="00000000" w:rsidR="00000000" w:rsidRPr="00000000">
        <w:rPr>
          <w:rFonts w:ascii="Arial" w:cs="Arial" w:eastAsia="Arial" w:hAnsi="Arial"/>
          <w:rtl w:val="0"/>
        </w:rPr>
        <w:t xml:space="preserve">A client is registered and assessed for eligibility; a screening method is chosen by age and HPV-test availability; screening is by HPV test, VIA, or cytology; positive or abnormal results are triaged to colposcopy/biopsy and histopathology; precancer is treated by thermal ablation or excision/LEEP; suspected cancer is referred; and all clients enter follow-up / recall. Lower-level facilities perform the earlier, simpler steps and refer upward — which is why the questionnaires show different sections by level.</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40" w:before="240" w:lineRule="auto"/>
        <w:rPr/>
      </w:pPr>
      <w:r w:rsidDel="00000000" w:rsidR="00000000" w:rsidRPr="00000000">
        <w:rPr>
          <w:rFonts w:ascii="Arial" w:cs="Arial" w:eastAsia="Arial" w:hAnsi="Arial"/>
          <w:rtl w:val="0"/>
        </w:rPr>
        <w:t xml:space="preserve">3. The four questionnaires</w:t>
      </w:r>
      <w:r w:rsidDel="00000000" w:rsidR="00000000" w:rsidRPr="00000000">
        <w:rPr>
          <w:rtl w:val="0"/>
        </w:rPr>
      </w:r>
    </w:p>
    <w:p w:rsidR="00000000" w:rsidDel="00000000" w:rsidP="00000000" w:rsidRDefault="00000000" w:rsidRPr="00000000" w14:paraId="000000A4">
      <w:pPr>
        <w:spacing w:after="120" w:line="264" w:lineRule="auto"/>
        <w:rPr/>
      </w:pPr>
      <w:r w:rsidDel="00000000" w:rsidR="00000000" w:rsidRPr="00000000">
        <w:rPr>
          <w:rFonts w:ascii="Arial" w:cs="Arial" w:eastAsia="Arial" w:hAnsi="Arial"/>
          <w:rtl w:val="0"/>
        </w:rPr>
        <w:t xml:space="preserve">All four are KoBoToolbox/ODK XLSForms with three sheets — survey, choices and settings — plus a dak_traceability sheet for reference. Each opens with Section 0 (visit &amp; respondent metadata), uses the facility level to skip non-applicable sections, and opens 'specify' boxes on any non-ideal answer.</w:t>
      </w:r>
      <w:r w:rsidDel="00000000" w:rsidR="00000000" w:rsidRPr="00000000">
        <w:rPr>
          <w:rtl w:val="0"/>
        </w:rPr>
      </w:r>
    </w:p>
    <w:p w:rsidR="00000000" w:rsidDel="00000000" w:rsidP="00000000" w:rsidRDefault="00000000" w:rsidRPr="00000000" w14:paraId="000000A5">
      <w:pPr>
        <w:pStyle w:val="Heading3"/>
        <w:spacing w:after="60" w:before="140" w:lineRule="auto"/>
        <w:rPr/>
      </w:pPr>
      <w:r w:rsidDel="00000000" w:rsidR="00000000" w:rsidRPr="00000000">
        <w:rPr>
          <w:rFonts w:ascii="Arial" w:cs="Arial" w:eastAsia="Arial" w:hAnsi="Arial"/>
          <w:rtl w:val="0"/>
        </w:rPr>
        <w:t xml:space="preserve">Instrument 1 — Facility Readiness &amp; Requirements  (107 questions)</w:t>
      </w:r>
      <w:r w:rsidDel="00000000" w:rsidR="00000000" w:rsidRPr="00000000">
        <w:rPr>
          <w:rtl w:val="0"/>
        </w:rPr>
      </w:r>
    </w:p>
    <w:tbl>
      <w:tblPr>
        <w:tblStyle w:val="Table11"/>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200"/>
        <w:gridCol w:w="7160"/>
        <w:tblGridChange w:id="0">
          <w:tblGrid>
            <w:gridCol w:w="2200"/>
            <w:gridCol w:w="71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1f5c73"/>
                <w:sz w:val="16"/>
                <w:szCs w:val="16"/>
                <w:rtl w:val="0"/>
              </w:rPr>
              <w:t xml:space="preserve">Lead</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sz w:val="16"/>
                <w:szCs w:val="16"/>
                <w:rtl w:val="0"/>
              </w:rPr>
              <w:t xml:space="preserve">Software Engineer</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1f5c73"/>
                <w:sz w:val="16"/>
                <w:szCs w:val="16"/>
                <w:rtl w:val="0"/>
              </w:rPr>
              <w:t xml:space="preserve">Validates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sz w:val="16"/>
                <w:szCs w:val="16"/>
                <w:rtl w:val="0"/>
              </w:rPr>
              <w:t xml:space="preserve">Requirements (artifact 8) + service-availability configuration</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1f5c73"/>
                <w:sz w:val="16"/>
                <w:szCs w:val="16"/>
                <w:rtl w:val="0"/>
              </w:rPr>
              <w:t xml:space="preserve">Modality</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16"/>
                <w:szCs w:val="16"/>
                <w:rtl w:val="0"/>
              </w:rPr>
              <w:t xml:space="preserve">Advance self-complete + on-site verification</w:t>
            </w:r>
            <w:r w:rsidDel="00000000" w:rsidR="00000000" w:rsidRPr="00000000">
              <w:rPr>
                <w:rtl w:val="0"/>
              </w:rPr>
            </w:r>
          </w:p>
        </w:tc>
      </w:tr>
    </w:tbl>
    <w:p w:rsidR="00000000" w:rsidDel="00000000" w:rsidP="00000000" w:rsidRDefault="00000000" w:rsidRPr="00000000" w14:paraId="000000AC">
      <w:pPr>
        <w:spacing w:after="120" w:line="264" w:lineRule="auto"/>
        <w:rPr/>
      </w:pPr>
      <w:r w:rsidDel="00000000" w:rsidR="00000000" w:rsidRPr="00000000">
        <w:rPr>
          <w:rFonts w:ascii="Arial" w:cs="Arial" w:eastAsia="Arial" w:hAnsi="Arial"/>
          <w:b w:val="1"/>
          <w:bCs w:val="1"/>
          <w:sz w:val="16"/>
          <w:szCs w:val="16"/>
          <w:rtl w:val="0"/>
        </w:rPr>
        <w:t xml:space="preserve">Sections: </w:t>
      </w:r>
      <w:r w:rsidDel="00000000" w:rsidR="00000000" w:rsidRPr="00000000">
        <w:rPr>
          <w:rFonts w:ascii="Arial" w:cs="Arial" w:eastAsia="Arial" w:hAnsi="Arial"/>
          <w:sz w:val="16"/>
          <w:szCs w:val="16"/>
          <w:rtl w:val="0"/>
        </w:rPr>
        <w:t xml:space="preserve">Infrastructure &amp; connectivity · Digital systems &amp; data tools · Service-availability switches · Functional-requirement feasibility · Non-functional requirements. EMR options include KenyaEMR, TibERbu and AfyaKe.</w:t>
      </w:r>
      <w:r w:rsidDel="00000000" w:rsidR="00000000" w:rsidRPr="00000000">
        <w:rPr>
          <w:rtl w:val="0"/>
        </w:rPr>
      </w:r>
    </w:p>
    <w:tbl>
      <w:tblPr>
        <w:tblStyle w:val="Table12"/>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sz w:val="17"/>
                <w:szCs w:val="17"/>
                <w:rtl w:val="0"/>
              </w:rPr>
              <w:t xml:space="preserve">In the field</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Arial" w:cs="Arial" w:eastAsia="Arial" w:hAnsi="Arial"/>
                <w:sz w:val="16"/>
                <w:szCs w:val="16"/>
                <w:rtl w:val="0"/>
              </w:rPr>
              <w:t xml:space="preserve">Verify by looking, not just asking — open the EMR, count the devices, check the power source.</w:t>
            </w:r>
            <w:r w:rsidDel="00000000" w:rsidR="00000000" w:rsidRPr="00000000">
              <w:rPr>
                <w:rtl w:val="0"/>
              </w:rPr>
            </w:r>
          </w:p>
        </w:tc>
      </w:tr>
    </w:tbl>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3"/>
        <w:spacing w:after="60" w:before="140" w:lineRule="auto"/>
        <w:rPr/>
      </w:pPr>
      <w:r w:rsidDel="00000000" w:rsidR="00000000" w:rsidRPr="00000000">
        <w:rPr>
          <w:rFonts w:ascii="Arial" w:cs="Arial" w:eastAsia="Arial" w:hAnsi="Arial"/>
          <w:rtl w:val="0"/>
        </w:rPr>
        <w:t xml:space="preserve">Instrument 2 — Workflow &amp; Process Walkthrough  (192 questions)</w:t>
      </w:r>
      <w:r w:rsidDel="00000000" w:rsidR="00000000" w:rsidRPr="00000000">
        <w:rPr>
          <w:rtl w:val="0"/>
        </w:rPr>
      </w:r>
    </w:p>
    <w:tbl>
      <w:tblPr>
        <w:tblStyle w:val="Table13"/>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200"/>
        <w:gridCol w:w="7160"/>
        <w:tblGridChange w:id="0">
          <w:tblGrid>
            <w:gridCol w:w="2200"/>
            <w:gridCol w:w="71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1f5c73"/>
                <w:sz w:val="16"/>
                <w:szCs w:val="16"/>
                <w:rtl w:val="0"/>
              </w:rPr>
              <w:t xml:space="preserve">Lead</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6"/>
                <w:szCs w:val="16"/>
                <w:rtl w:val="0"/>
              </w:rPr>
              <w:t xml:space="preserve">BA + Clinical/AI lead</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1f5c73"/>
                <w:sz w:val="16"/>
                <w:szCs w:val="16"/>
                <w:rtl w:val="0"/>
              </w:rPr>
              <w:t xml:space="preserve">Validates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6"/>
                <w:szCs w:val="16"/>
                <w:rtl w:val="0"/>
              </w:rPr>
              <w:t xml:space="preserve">Workflows, user scenarios, decision/scheduling, who-does-what</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1f5c73"/>
                <w:sz w:val="16"/>
                <w:szCs w:val="16"/>
                <w:rtl w:val="0"/>
              </w:rPr>
              <w:t xml:space="preserve">Modality</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6"/>
                <w:szCs w:val="16"/>
                <w:rtl w:val="0"/>
              </w:rPr>
              <w:t xml:space="preserve">Process observation + walkthrough + workshop</w:t>
            </w:r>
            <w:r w:rsidDel="00000000" w:rsidR="00000000" w:rsidRPr="00000000">
              <w:rPr>
                <w:rtl w:val="0"/>
              </w:rPr>
            </w:r>
          </w:p>
        </w:tc>
      </w:tr>
    </w:tbl>
    <w:p w:rsidR="00000000" w:rsidDel="00000000" w:rsidP="00000000" w:rsidRDefault="00000000" w:rsidRPr="00000000" w14:paraId="000000B7">
      <w:pPr>
        <w:spacing w:after="120" w:line="264" w:lineRule="auto"/>
        <w:rPr/>
      </w:pPr>
      <w:r w:rsidDel="00000000" w:rsidR="00000000" w:rsidRPr="00000000">
        <w:rPr>
          <w:rFonts w:ascii="Arial" w:cs="Arial" w:eastAsia="Arial" w:hAnsi="Arial"/>
          <w:b w:val="1"/>
          <w:bCs w:val="1"/>
          <w:sz w:val="16"/>
          <w:szCs w:val="16"/>
          <w:rtl w:val="0"/>
        </w:rPr>
        <w:t xml:space="preserve">Sections: </w:t>
      </w:r>
      <w:r w:rsidDel="00000000" w:rsidR="00000000" w:rsidRPr="00000000">
        <w:rPr>
          <w:rFonts w:ascii="Arial" w:cs="Arial" w:eastAsia="Arial" w:hAnsi="Arial"/>
          <w:sz w:val="16"/>
          <w:szCs w:val="16"/>
          <w:rtl w:val="0"/>
        </w:rPr>
        <w:t xml:space="preserve">Eleven process areas, CC.B Eligibility through CC.L Record closure. Each shows the modelled steps to walk through, then confirms whether the process is performed, whether the sequence matches, who performs it, whether each decision rule and recall schedule is applied, and captures bottlenecks and local variants.</w:t>
      </w:r>
      <w:r w:rsidDel="00000000" w:rsidR="00000000" w:rsidRPr="00000000">
        <w:rPr>
          <w:rtl w:val="0"/>
        </w:rPr>
      </w:r>
    </w:p>
    <w:tbl>
      <w:tblPr>
        <w:tblStyle w:val="Table14"/>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1"/>
                <w:bCs w:val="1"/>
                <w:sz w:val="17"/>
                <w:szCs w:val="17"/>
                <w:rtl w:val="0"/>
              </w:rPr>
              <w:t xml:space="preserve">In the field</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Arial" w:cs="Arial" w:eastAsia="Arial" w:hAnsi="Arial"/>
                <w:sz w:val="16"/>
                <w:szCs w:val="16"/>
                <w:rtl w:val="0"/>
              </w:rPr>
              <w:t xml:space="preserve">Walk an actual (anonymised) client path. The modelled-steps box is your script; tick where reality diverges and use 'specify'.</w:t>
            </w:r>
            <w:r w:rsidDel="00000000" w:rsidR="00000000" w:rsidRPr="00000000">
              <w:rPr>
                <w:rtl w:val="0"/>
              </w:rPr>
            </w:r>
          </w:p>
        </w:tc>
      </w:tr>
    </w:tbl>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3"/>
        <w:spacing w:after="60" w:before="140" w:lineRule="auto"/>
        <w:rPr/>
      </w:pPr>
      <w:r w:rsidDel="00000000" w:rsidR="00000000" w:rsidRPr="00000000">
        <w:rPr>
          <w:rFonts w:ascii="Arial" w:cs="Arial" w:eastAsia="Arial" w:hAnsi="Arial"/>
          <w:rtl w:val="0"/>
        </w:rPr>
        <w:t xml:space="preserve">Instrument 3 — Data Element &amp; Indicator Audit  (273 questions)</w:t>
      </w:r>
      <w:r w:rsidDel="00000000" w:rsidR="00000000" w:rsidRPr="00000000">
        <w:rPr>
          <w:rtl w:val="0"/>
        </w:rPr>
      </w:r>
    </w:p>
    <w:tbl>
      <w:tblPr>
        <w:tblStyle w:val="Table15"/>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200"/>
        <w:gridCol w:w="7160"/>
        <w:tblGridChange w:id="0">
          <w:tblGrid>
            <w:gridCol w:w="2200"/>
            <w:gridCol w:w="71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color w:val="1f5c73"/>
                <w:sz w:val="16"/>
                <w:szCs w:val="16"/>
                <w:rtl w:val="0"/>
              </w:rPr>
              <w:t xml:space="preserve">Lead</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6"/>
                <w:szCs w:val="16"/>
                <w:rtl w:val="0"/>
              </w:rPr>
              <w:t xml:space="preserve">Data Scientist + Clinical lead</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color w:val="1f5c73"/>
                <w:sz w:val="16"/>
                <w:szCs w:val="16"/>
                <w:rtl w:val="0"/>
              </w:rPr>
              <w:t xml:space="preserve">Validates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6"/>
                <w:szCs w:val="16"/>
                <w:rtl w:val="0"/>
              </w:rPr>
              <w:t xml:space="preserve">Core data dictionary + indicators</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color w:val="1f5c73"/>
                <w:sz w:val="16"/>
                <w:szCs w:val="16"/>
                <w:rtl w:val="0"/>
              </w:rPr>
              <w:t xml:space="preserve">Modality</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6"/>
                <w:szCs w:val="16"/>
                <w:rtl w:val="0"/>
              </w:rPr>
              <w:t xml:space="preserve">Register / EMR audit</w:t>
            </w:r>
            <w:r w:rsidDel="00000000" w:rsidR="00000000" w:rsidRPr="00000000">
              <w:rPr>
                <w:rtl w:val="0"/>
              </w:rPr>
            </w:r>
          </w:p>
        </w:tc>
      </w:tr>
    </w:tbl>
    <w:p w:rsidR="00000000" w:rsidDel="00000000" w:rsidP="00000000" w:rsidRDefault="00000000" w:rsidRPr="00000000" w14:paraId="000000C2">
      <w:pPr>
        <w:spacing w:after="120" w:line="264" w:lineRule="auto"/>
        <w:rPr/>
      </w:pPr>
      <w:r w:rsidDel="00000000" w:rsidR="00000000" w:rsidRPr="00000000">
        <w:rPr>
          <w:rFonts w:ascii="Arial" w:cs="Arial" w:eastAsia="Arial" w:hAnsi="Arial"/>
          <w:b w:val="1"/>
          <w:bCs w:val="1"/>
          <w:sz w:val="16"/>
          <w:szCs w:val="16"/>
          <w:rtl w:val="0"/>
        </w:rPr>
        <w:t xml:space="preserve">Sections: </w:t>
      </w:r>
      <w:r w:rsidDel="00000000" w:rsidR="00000000" w:rsidRPr="00000000">
        <w:rPr>
          <w:rFonts w:ascii="Arial" w:cs="Arial" w:eastAsia="Arial" w:hAnsi="Arial"/>
          <w:sz w:val="16"/>
          <w:szCs w:val="16"/>
          <w:rtl w:val="0"/>
        </w:rPr>
        <w:t xml:space="preserve">Thirteen data modules (Registration through Record closure), each auditing where data is captured and whether the DAK's priority elements exist, plus a final Indicator-reportability section covering all 22 indicators and their source tool.</w:t>
      </w:r>
      <w:r w:rsidDel="00000000" w:rsidR="00000000" w:rsidRPr="00000000">
        <w:rPr>
          <w:rtl w:val="0"/>
        </w:rPr>
      </w:r>
    </w:p>
    <w:tbl>
      <w:tblPr>
        <w:tblStyle w:val="Table16"/>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1"/>
                <w:bCs w:val="1"/>
                <w:sz w:val="17"/>
                <w:szCs w:val="17"/>
                <w:rtl w:val="0"/>
              </w:rPr>
              <w:t xml:space="preserve">In the field</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Arial" w:cs="Arial" w:eastAsia="Arial" w:hAnsi="Arial"/>
                <w:sz w:val="16"/>
                <w:szCs w:val="16"/>
                <w:rtl w:val="0"/>
              </w:rPr>
              <w:t xml:space="preserve">Have the registers and EMR open in front of you. For each module, find the element on the page before you tick it.</w:t>
            </w:r>
            <w:r w:rsidDel="00000000" w:rsidR="00000000" w:rsidRPr="00000000">
              <w:rPr>
                <w:rtl w:val="0"/>
              </w:rPr>
            </w:r>
          </w:p>
        </w:tc>
      </w:tr>
    </w:tbl>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pStyle w:val="Heading3"/>
        <w:spacing w:after="60" w:before="140" w:lineRule="auto"/>
        <w:rPr/>
      </w:pPr>
      <w:r w:rsidDel="00000000" w:rsidR="00000000" w:rsidRPr="00000000">
        <w:rPr>
          <w:rFonts w:ascii="Arial" w:cs="Arial" w:eastAsia="Arial" w:hAnsi="Arial"/>
          <w:rtl w:val="0"/>
        </w:rPr>
        <w:t xml:space="preserve">Instrument 4 — Staff Individual Role, Competency &amp; Persona Questionnaire  (61 questions)</w:t>
      </w:r>
      <w:r w:rsidDel="00000000" w:rsidR="00000000" w:rsidRPr="00000000">
        <w:rPr>
          <w:rtl w:val="0"/>
        </w:rPr>
      </w:r>
    </w:p>
    <w:tbl>
      <w:tblPr>
        <w:tblStyle w:val="Table17"/>
        <w:tblW w:w="9360.0" w:type="dxa"/>
        <w:jc w:val="left"/>
        <w:tblBorders>
          <w:top w:color="000000" w:space="0" w:sz="0" w:val="nil"/>
          <w:left w:color="000000" w:space="0" w:sz="0" w:val="nil"/>
          <w:bottom w:color="c9d6dc" w:space="0" w:sz="4" w:val="single"/>
          <w:right w:color="000000" w:space="0" w:sz="0" w:val="nil"/>
          <w:insideH w:color="c9d6dc" w:space="0" w:sz="4" w:val="single"/>
          <w:insideV w:color="000000" w:space="0" w:sz="0" w:val="nil"/>
        </w:tblBorders>
        <w:tblLayout w:type="fixed"/>
        <w:tblLook w:val="0000"/>
      </w:tblPr>
      <w:tblGrid>
        <w:gridCol w:w="2200"/>
        <w:gridCol w:w="7160"/>
        <w:tblGridChange w:id="0">
          <w:tblGrid>
            <w:gridCol w:w="2200"/>
            <w:gridCol w:w="7160"/>
          </w:tblGrid>
        </w:tblGridChange>
      </w:tblGrid>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1f5c73"/>
                <w:sz w:val="16"/>
                <w:szCs w:val="16"/>
                <w:rtl w:val="0"/>
              </w:rPr>
              <w:t xml:space="preserve">Lead</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sz w:val="16"/>
                <w:szCs w:val="16"/>
                <w:rtl w:val="0"/>
              </w:rPr>
              <w:t xml:space="preserve">Business Analyst</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1f5c73"/>
                <w:sz w:val="16"/>
                <w:szCs w:val="16"/>
                <w:rtl w:val="0"/>
              </w:rPr>
              <w:t xml:space="preserve">Validates</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sz w:val="16"/>
                <w:szCs w:val="16"/>
                <w:rtl w:val="0"/>
              </w:rPr>
              <w:t xml:space="preserve">Personas/actors + guideline-to-practice gap</w:t>
            </w:r>
            <w:r w:rsidDel="00000000" w:rsidR="00000000" w:rsidRPr="00000000">
              <w:rPr>
                <w:rtl w:val="0"/>
              </w:rPr>
            </w:r>
          </w:p>
        </w:tc>
      </w:tr>
      <w:tr>
        <w:trPr>
          <w:cantSplit w:val="0"/>
          <w:tblHeader w:val="0"/>
        </w:trPr>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1f5c73"/>
                <w:sz w:val="16"/>
                <w:szCs w:val="16"/>
                <w:rtl w:val="0"/>
              </w:rPr>
              <w:t xml:space="preserve">Modality</w:t>
            </w:r>
            <w:r w:rsidDel="00000000" w:rsidR="00000000" w:rsidRPr="00000000">
              <w:rPr>
                <w:rtl w:val="0"/>
              </w:rPr>
            </w:r>
          </w:p>
        </w:tc>
        <w:tc>
          <w:tcPr>
            <w:tcBorders>
              <w:bottom w:color="c9d6d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sz w:val="16"/>
                <w:szCs w:val="16"/>
                <w:rtl w:val="0"/>
              </w:rPr>
              <w:t xml:space="preserve">Individually administered — one per staff member</w:t>
            </w:r>
            <w:r w:rsidDel="00000000" w:rsidR="00000000" w:rsidRPr="00000000">
              <w:rPr>
                <w:rtl w:val="0"/>
              </w:rPr>
            </w:r>
          </w:p>
        </w:tc>
      </w:tr>
    </w:tbl>
    <w:p w:rsidR="00000000" w:rsidDel="00000000" w:rsidP="00000000" w:rsidRDefault="00000000" w:rsidRPr="00000000" w14:paraId="000000CD">
      <w:pPr>
        <w:spacing w:after="120" w:line="264" w:lineRule="auto"/>
        <w:rPr/>
      </w:pPr>
      <w:r w:rsidDel="00000000" w:rsidR="00000000" w:rsidRPr="00000000">
        <w:rPr>
          <w:rFonts w:ascii="Arial" w:cs="Arial" w:eastAsia="Arial" w:hAnsi="Arial"/>
          <w:b w:val="1"/>
          <w:bCs w:val="1"/>
          <w:sz w:val="16"/>
          <w:szCs w:val="16"/>
          <w:rtl w:val="0"/>
        </w:rPr>
        <w:t xml:space="preserve">Sections: </w:t>
      </w:r>
      <w:r w:rsidDel="00000000" w:rsidR="00000000" w:rsidRPr="00000000">
        <w:rPr>
          <w:rFonts w:ascii="Arial" w:cs="Arial" w:eastAsia="Arial" w:hAnsi="Arial"/>
          <w:sz w:val="16"/>
          <w:szCs w:val="16"/>
          <w:rtl w:val="0"/>
        </w:rPr>
        <w:t xml:space="preserve">Part 1A role &amp; experience · Part 1B cervical-cancer competency (rated per task the person performs) · Part 1C digital competency · Part 2 persona questions (pain points, information needs, language/accessibility, safeguarding, guideline-to-practice).</w:t>
      </w:r>
      <w:r w:rsidDel="00000000" w:rsidR="00000000" w:rsidRPr="00000000">
        <w:rPr>
          <w:rtl w:val="0"/>
        </w:rPr>
      </w:r>
    </w:p>
    <w:tbl>
      <w:tblPr>
        <w:tblStyle w:val="Table18"/>
        <w:tblW w:w="9360.0" w:type="dxa"/>
        <w:jc w:val="left"/>
        <w:tblBorders>
          <w:top w:color="000000" w:space="0" w:sz="0" w:val="nil"/>
          <w:left w:color="2f6e4f" w:space="0" w:sz="18"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2f6e4f" w:space="0" w:sz="18" w:val="single"/>
            </w:tcBorders>
            <w:shd w:fill="e8f1ec" w:val="clear"/>
            <w:tcMar>
              <w:top w:w="120.0" w:type="dxa"/>
              <w:left w:w="160.0" w:type="dxa"/>
              <w:bottom w:w="120.0" w:type="dxa"/>
              <w:right w:w="14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1"/>
                <w:bCs w:val="1"/>
                <w:sz w:val="17"/>
                <w:szCs w:val="17"/>
                <w:rtl w:val="0"/>
              </w:rPr>
              <w:t xml:space="preserve">In the field</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Arial" w:cs="Arial" w:eastAsia="Arial" w:hAnsi="Arial"/>
                <w:sz w:val="16"/>
                <w:szCs w:val="16"/>
                <w:rtl w:val="0"/>
              </w:rPr>
              <w:t xml:space="preserve">One submission per relevant cadre per facility. The optional staff ID/initials are only for de-duplication — keep it light.</w:t>
            </w:r>
            <w:r w:rsidDel="00000000" w:rsidR="00000000" w:rsidRPr="00000000">
              <w:rPr>
                <w:rtl w:val="0"/>
              </w:rPr>
            </w:r>
          </w:p>
        </w:tc>
      </w:tr>
    </w:tbl>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pStyle w:val="Heading2"/>
        <w:spacing w:after="90" w:before="200" w:lineRule="auto"/>
        <w:rPr/>
      </w:pPr>
      <w:r w:rsidDel="00000000" w:rsidR="00000000" w:rsidRPr="00000000">
        <w:rPr>
          <w:rFonts w:ascii="Arial" w:cs="Arial" w:eastAsia="Arial" w:hAnsi="Arial"/>
          <w:rtl w:val="0"/>
        </w:rPr>
        <w:t xml:space="preserve">3.5  The traceability matrix</w:t>
      </w:r>
      <w:r w:rsidDel="00000000" w:rsidR="00000000" w:rsidRPr="00000000">
        <w:rPr>
          <w:rtl w:val="0"/>
        </w:rPr>
      </w:r>
    </w:p>
    <w:p w:rsidR="00000000" w:rsidDel="00000000" w:rsidP="00000000" w:rsidRDefault="00000000" w:rsidRPr="00000000" w14:paraId="000000D2">
      <w:pPr>
        <w:spacing w:after="120" w:line="264" w:lineRule="auto"/>
        <w:rPr/>
      </w:pPr>
      <w:r w:rsidDel="00000000" w:rsidR="00000000" w:rsidRPr="00000000">
        <w:rPr>
          <w:rFonts w:ascii="Arial" w:cs="Arial" w:eastAsia="Arial" w:hAnsi="Arial"/>
          <w:rtl w:val="0"/>
        </w:rPr>
        <w:t xml:space="preserve">A single CSV linking all 458 questions across the four forms to their DAK reference IDs. It is the key the analysis team uses to fold your answers back onto the DAK. You do not edit it in the field — but it is why your answers are actionable rather than just interesting.</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140" w:before="240" w:lineRule="auto"/>
        <w:rPr/>
      </w:pPr>
      <w:r w:rsidDel="00000000" w:rsidR="00000000" w:rsidRPr="00000000">
        <w:rPr>
          <w:rFonts w:ascii="Arial" w:cs="Arial" w:eastAsia="Arial" w:hAnsi="Arial"/>
          <w:rtl w:val="0"/>
        </w:rPr>
        <w:t xml:space="preserve">4. The field plan</w:t>
      </w:r>
      <w:r w:rsidDel="00000000" w:rsidR="00000000" w:rsidRPr="00000000">
        <w:rPr>
          <w:rtl w:val="0"/>
        </w:rPr>
      </w:r>
    </w:p>
    <w:p w:rsidR="00000000" w:rsidDel="00000000" w:rsidP="00000000" w:rsidRDefault="00000000" w:rsidRPr="00000000" w14:paraId="000000D5">
      <w:pPr>
        <w:spacing w:after="120" w:line="264" w:lineRule="auto"/>
        <w:rPr/>
      </w:pPr>
      <w:r w:rsidDel="00000000" w:rsidR="00000000" w:rsidRPr="00000000">
        <w:rPr>
          <w:rFonts w:ascii="Arial" w:cs="Arial" w:eastAsia="Arial" w:hAnsi="Arial"/>
          <w:rtl w:val="0"/>
        </w:rPr>
        <w:t xml:space="preserve">Seventeen facilities across the two counties, clustered so each cluster spans a mix of KEPH levels — capturing variation in workload, digital readiness, referral pathways and context.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color w:val="ffffff"/>
                <w:sz w:val="17"/>
                <w:szCs w:val="17"/>
                <w:rtl w:val="0"/>
              </w:rPr>
              <w:t xml:space="preserve">County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1"/>
                <w:bCs w:val="1"/>
                <w:color w:val="ffffff"/>
                <w:sz w:val="17"/>
                <w:szCs w:val="17"/>
                <w:rtl w:val="0"/>
              </w:rPr>
              <w:t xml:space="preserve">Facilities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color w:val="ffffff"/>
                <w:sz w:val="17"/>
                <w:szCs w:val="17"/>
                <w:rtl w:val="0"/>
              </w:rPr>
              <w:t xml:space="preserve">Composition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16"/>
                <w:szCs w:val="16"/>
                <w:rtl w:val="0"/>
              </w:rPr>
              <w:t xml:space="preserve">Kitui</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16"/>
                <w:szCs w:val="16"/>
                <w:rtl w:val="0"/>
              </w:rPr>
              <w:t xml:space="preserve">10 facilities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16"/>
                <w:szCs w:val="16"/>
                <w:rtl w:val="0"/>
              </w:rPr>
              <w:t xml:space="preserve">2 clusters + 2 strategic facilities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6"/>
                <w:szCs w:val="16"/>
                <w:rtl w:val="0"/>
              </w:rPr>
              <w:t xml:space="preserve">Kwale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16"/>
                <w:szCs w:val="16"/>
                <w:rtl w:val="0"/>
              </w:rPr>
              <w:t xml:space="preserve">7 facilities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6"/>
                <w:szCs w:val="16"/>
                <w:rtl w:val="0"/>
              </w:rPr>
              <w:t xml:space="preserve">1 cluster + 3 strategic facilities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6"/>
                <w:szCs w:val="16"/>
                <w:rtl w:val="0"/>
              </w:rPr>
              <w:t xml:space="preserve">Total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16"/>
                <w:szCs w:val="16"/>
                <w:rtl w:val="0"/>
              </w:rPr>
              <w:t xml:space="preserve">17 facilities</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6"/>
                <w:szCs w:val="16"/>
                <w:rtl w:val="0"/>
              </w:rPr>
              <w:t xml:space="preserve">3 clusters + 5 strategic facilities</w:t>
            </w:r>
            <w:r w:rsidDel="00000000" w:rsidR="00000000" w:rsidRPr="00000000">
              <w:rPr>
                <w:rtl w:val="0"/>
              </w:rPr>
            </w:r>
          </w:p>
        </w:tc>
      </w:tr>
    </w:tbl>
    <w:p w:rsidR="00000000" w:rsidDel="00000000" w:rsidP="00000000" w:rsidRDefault="00000000" w:rsidRPr="00000000" w14:paraId="000000E2">
      <w:pPr>
        <w:spacing w:after="80" w:lineRule="auto"/>
        <w:rPr/>
      </w:pPr>
      <w:r w:rsidDel="00000000" w:rsidR="00000000" w:rsidRPr="00000000">
        <w:rPr>
          <w:rtl w:val="0"/>
        </w:rPr>
      </w:r>
    </w:p>
    <w:p w:rsidR="00000000" w:rsidDel="00000000" w:rsidP="00000000" w:rsidRDefault="00000000" w:rsidRPr="00000000" w14:paraId="000000E3">
      <w:pPr>
        <w:pStyle w:val="Heading3"/>
        <w:spacing w:after="60" w:before="140" w:lineRule="auto"/>
        <w:rPr/>
      </w:pPr>
      <w:r w:rsidDel="00000000" w:rsidR="00000000" w:rsidRPr="00000000">
        <w:rPr>
          <w:rFonts w:ascii="Arial" w:cs="Arial" w:eastAsia="Arial" w:hAnsi="Arial"/>
          <w:rtl w:val="0"/>
        </w:rPr>
        <w:t xml:space="preserve">Workstreams &amp; elicitation modalities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100"/>
        <w:gridCol w:w="4360"/>
        <w:tblGridChange w:id="0">
          <w:tblGrid>
            <w:gridCol w:w="2900"/>
            <w:gridCol w:w="2100"/>
            <w:gridCol w:w="43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ffffff"/>
                <w:sz w:val="17"/>
                <w:szCs w:val="17"/>
                <w:rtl w:val="0"/>
              </w:rPr>
              <w:t xml:space="preserve">Workstream</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color w:val="ffffff"/>
                <w:sz w:val="17"/>
                <w:szCs w:val="17"/>
                <w:rtl w:val="0"/>
              </w:rPr>
              <w:t xml:space="preserve">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1"/>
                <w:bCs w:val="1"/>
                <w:color w:val="ffffff"/>
                <w:sz w:val="17"/>
                <w:szCs w:val="17"/>
                <w:rtl w:val="0"/>
              </w:rPr>
              <w:t xml:space="preserve">Modalities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sz w:val="16"/>
                <w:szCs w:val="16"/>
                <w:rtl w:val="0"/>
              </w:rPr>
              <w:t xml:space="preserve">Requirements gathering</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sz w:val="16"/>
                <w:szCs w:val="16"/>
                <w:rtl w:val="0"/>
              </w:rPr>
              <w:t xml:space="preserve">Business Analyst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sz w:val="16"/>
                <w:szCs w:val="16"/>
                <w:rtl w:val="0"/>
              </w:rPr>
              <w:t xml:space="preserve">Walkthroughs, KII interview scripts, workshops, advance Google Forms</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sz w:val="16"/>
                <w:szCs w:val="16"/>
                <w:rtl w:val="0"/>
              </w:rPr>
              <w:t xml:space="preserve">Facility readiness assessment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16"/>
                <w:szCs w:val="16"/>
                <w:rtl w:val="0"/>
              </w:rPr>
              <w:t xml:space="preserve">Software Engineer</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6"/>
                <w:szCs w:val="16"/>
                <w:rtl w:val="0"/>
              </w:rPr>
              <w:t xml:space="preserve">On-site infrastructure observation + advance self-complete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16"/>
                <w:szCs w:val="16"/>
                <w:rtl w:val="0"/>
              </w:rPr>
              <w:t xml:space="preserve">Data quality audit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sz w:val="16"/>
                <w:szCs w:val="16"/>
                <w:rtl w:val="0"/>
              </w:rPr>
              <w:t xml:space="preserve">Data Scientist + Clinical/AI lead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16"/>
                <w:szCs w:val="16"/>
                <w:rtl w:val="0"/>
              </w:rPr>
              <w:t xml:space="preserve">Register and EMR audit, indicator reportability review</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spacing w:after="120" w:line="264" w:lineRule="auto"/>
        <w:rPr/>
      </w:pPr>
      <w:r w:rsidDel="00000000" w:rsidR="00000000" w:rsidRPr="00000000">
        <w:rPr>
          <w:rFonts w:ascii="Arial" w:cs="Arial" w:eastAsia="Arial" w:hAnsi="Arial"/>
          <w:rtl w:val="0"/>
        </w:rPr>
        <w:t xml:space="preserve">Level-of-effort rises with facility level: Level 1 community units take about half a day per cluster; Levels 2–3 around two days; Levels 4–5 run as 2-day workshops plus 3-day process walkthroughs (~5 days), where Google Forms are distributed in advance. Jean, Mercy, Quincy and Dorah are allocated across clusters accordingly.</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40" w:before="240" w:lineRule="auto"/>
        <w:rPr/>
      </w:pPr>
      <w:r w:rsidDel="00000000" w:rsidR="00000000" w:rsidRPr="00000000">
        <w:rPr>
          <w:rFonts w:ascii="Arial" w:cs="Arial" w:eastAsia="Arial" w:hAnsi="Arial"/>
          <w:rtl w:val="0"/>
        </w:rPr>
        <w:t xml:space="preserve">5. Quick reference</w:t>
      </w:r>
      <w:r w:rsidDel="00000000" w:rsidR="00000000" w:rsidRPr="00000000">
        <w:rPr>
          <w:rtl w:val="0"/>
        </w:rPr>
      </w:r>
    </w:p>
    <w:p w:rsidR="00000000" w:rsidDel="00000000" w:rsidP="00000000" w:rsidRDefault="00000000" w:rsidRPr="00000000" w14:paraId="000000F4">
      <w:pPr>
        <w:pStyle w:val="Heading2"/>
        <w:spacing w:after="90" w:before="200" w:lineRule="auto"/>
        <w:rPr/>
      </w:pPr>
      <w:sdt>
        <w:sdtPr>
          <w:id w:val="2093844500"/>
          <w:tag w:val="goog_rdk_12"/>
        </w:sdtPr>
        <w:sdtContent>
          <w:r w:rsidDel="00000000" w:rsidR="00000000" w:rsidRPr="00000000">
            <w:rPr>
              <w:rFonts w:ascii="Arial Unicode MS" w:cs="Arial Unicode MS" w:eastAsia="Arial Unicode MS" w:hAnsi="Arial Unicode MS"/>
              <w:rtl w:val="0"/>
            </w:rPr>
            <w:t xml:space="preserve">5.1  Facility level → services shown</w:t>
          </w:r>
        </w:sdtContent>
      </w:sdt>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bCs w:val="1"/>
                <w:color w:val="ffffff"/>
                <w:sz w:val="17"/>
                <w:szCs w:val="17"/>
                <w:rtl w:val="0"/>
              </w:rPr>
              <w:t xml:space="preserve">KEPH level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color w:val="ffffff"/>
                <w:sz w:val="17"/>
                <w:szCs w:val="17"/>
                <w:rtl w:val="0"/>
              </w:rPr>
              <w:t xml:space="preserve">Sections that appear</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16"/>
                <w:szCs w:val="16"/>
                <w:rtl w:val="0"/>
              </w:rPr>
              <w:t xml:space="preserve">Level 1 — Community unit</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16"/>
                <w:szCs w:val="16"/>
                <w:rtl w:val="0"/>
              </w:rPr>
              <w:t xml:space="preserve">Eligibility, screening-method selection, referral initiation, follow-up, record closure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16"/>
                <w:szCs w:val="16"/>
                <w:rtl w:val="0"/>
              </w:rPr>
              <w:t xml:space="preserve">Level 2 — Dispensary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16"/>
                <w:szCs w:val="16"/>
                <w:rtl w:val="0"/>
              </w:rPr>
              <w:t xml:space="preserve">+ HPV sample collection, VIA screen-and-treat, thermal ablation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16"/>
                <w:szCs w:val="16"/>
                <w:rtl w:val="0"/>
              </w:rPr>
              <w:t xml:space="preserve">Level 3 — Health Centre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16"/>
                <w:szCs w:val="16"/>
                <w:rtl w:val="0"/>
              </w:rPr>
              <w:t xml:space="preserve">+ as Level 2 (VIA / HPV / ablation)</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16"/>
                <w:szCs w:val="16"/>
                <w:rtl w:val="0"/>
              </w:rPr>
              <w:t xml:space="preserve">Level 4 — Sub-county hospital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sz w:val="16"/>
                <w:szCs w:val="16"/>
                <w:rtl w:val="0"/>
              </w:rPr>
              <w:t xml:space="preserve">+ cytology, colposcopy / biopsy, LEEP, lab systems, gynaecologist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16"/>
                <w:szCs w:val="16"/>
                <w:rtl w:val="0"/>
              </w:rPr>
              <w:t xml:space="preserve">Level 5 — County referral hospital</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sz w:val="16"/>
                <w:szCs w:val="16"/>
                <w:rtl w:val="0"/>
              </w:rPr>
              <w:t xml:space="preserve">+ histopathology, gynae-oncology, full cancer referral</w:t>
            </w:r>
            <w:r w:rsidDel="00000000" w:rsidR="00000000" w:rsidRPr="00000000">
              <w:rPr>
                <w:rtl w:val="0"/>
              </w:rPr>
            </w:r>
          </w:p>
        </w:tc>
      </w:tr>
    </w:tbl>
    <w:p w:rsidR="00000000" w:rsidDel="00000000" w:rsidP="00000000" w:rsidRDefault="00000000" w:rsidRPr="00000000" w14:paraId="00000101">
      <w:pPr>
        <w:pStyle w:val="Heading2"/>
        <w:spacing w:after="90" w:before="200" w:lineRule="auto"/>
        <w:rPr/>
      </w:pPr>
      <w:r w:rsidDel="00000000" w:rsidR="00000000" w:rsidRPr="00000000">
        <w:rPr>
          <w:rFonts w:ascii="Arial" w:cs="Arial" w:eastAsia="Arial" w:hAnsi="Arial"/>
          <w:rtl w:val="0"/>
        </w:rPr>
        <w:t xml:space="preserve">5.2  DAK reference-ID glossary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ffffff"/>
                <w:sz w:val="17"/>
                <w:szCs w:val="17"/>
                <w:rtl w:val="0"/>
              </w:rPr>
              <w:t xml:space="preserve">Prefix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sz w:val="16"/>
                <w:szCs w:val="16"/>
                <w:rtl w:val="0"/>
              </w:rPr>
              <w:t xml:space="preserve">CC.WF.xx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16"/>
                <w:szCs w:val="16"/>
                <w:rtl w:val="0"/>
              </w:rPr>
              <w:t xml:space="preserve">A business process / workflow</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sz w:val="16"/>
                <w:szCs w:val="16"/>
                <w:rtl w:val="0"/>
              </w:rPr>
              <w:t xml:space="preserve">CC.&lt;A–M&gt;… / …STEP…</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16"/>
                <w:szCs w:val="16"/>
                <w:rtl w:val="0"/>
              </w:rPr>
              <w:t xml:space="preserve">A workflow step or a core data element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16"/>
                <w:szCs w:val="16"/>
                <w:rtl w:val="0"/>
              </w:rPr>
              <w:t xml:space="preserve">CC.DT.xx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16"/>
                <w:szCs w:val="16"/>
                <w:rtl w:val="0"/>
              </w:rPr>
              <w:t xml:space="preserve">A decision table (decision-support logic)</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sz w:val="16"/>
                <w:szCs w:val="16"/>
                <w:rtl w:val="0"/>
              </w:rPr>
              <w:t xml:space="preserve">CC.S.xx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16"/>
                <w:szCs w:val="16"/>
                <w:rtl w:val="0"/>
              </w:rPr>
              <w:t xml:space="preserve">A schedule (recall / scheduling interval)</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6"/>
                <w:szCs w:val="16"/>
                <w:rtl w:val="0"/>
              </w:rPr>
              <w:t xml:space="preserve">CC.IND.xxx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6"/>
                <w:szCs w:val="16"/>
                <w:rtl w:val="0"/>
              </w:rPr>
              <w:t xml:space="preserve">A programme indicator</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16"/>
                <w:szCs w:val="16"/>
                <w:rtl w:val="0"/>
              </w:rPr>
              <w:t xml:space="preserve">CC.FXNREQ.xxx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16"/>
                <w:szCs w:val="16"/>
                <w:rtl w:val="0"/>
              </w:rPr>
              <w:t xml:space="preserve">A functional requirement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6"/>
                <w:szCs w:val="16"/>
                <w:rtl w:val="0"/>
              </w:rPr>
              <w:t xml:space="preserve">CC.NFXNREQ.xxx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6"/>
                <w:szCs w:val="16"/>
                <w:rtl w:val="0"/>
              </w:rPr>
              <w:t xml:space="preserve">A non-functional requirement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16"/>
                <w:szCs w:val="16"/>
                <w:rtl w:val="0"/>
              </w:rPr>
              <w:t xml:space="preserve">CC.CONFIG.xxx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16"/>
                <w:szCs w:val="16"/>
                <w:rtl w:val="0"/>
              </w:rPr>
              <w:t xml:space="preserve">A facility-level configuration switch</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6"/>
                <w:szCs w:val="16"/>
                <w:rtl w:val="0"/>
              </w:rPr>
              <w:t xml:space="preserve">CC.ACTOR.xxx</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16"/>
                <w:szCs w:val="16"/>
                <w:rtl w:val="0"/>
              </w:rPr>
              <w:t xml:space="preserve">An actor / persona (cadre or client)</w:t>
            </w:r>
            <w:r w:rsidDel="00000000" w:rsidR="00000000" w:rsidRPr="00000000">
              <w:rPr>
                <w:rtl w:val="0"/>
              </w:rPr>
            </w:r>
          </w:p>
        </w:tc>
      </w:tr>
    </w:tbl>
    <w:p w:rsidR="00000000" w:rsidDel="00000000" w:rsidP="00000000" w:rsidRDefault="00000000" w:rsidRPr="00000000" w14:paraId="00000116">
      <w:pPr>
        <w:pStyle w:val="Heading2"/>
        <w:spacing w:after="90" w:before="200" w:lineRule="auto"/>
        <w:rPr/>
      </w:pPr>
      <w:r w:rsidDel="00000000" w:rsidR="00000000" w:rsidRPr="00000000">
        <w:rPr>
          <w:rFonts w:ascii="Arial" w:cs="Arial" w:eastAsia="Arial" w:hAnsi="Arial"/>
          <w:rtl w:val="0"/>
        </w:rPr>
        <w:t xml:space="preserve">5.3  Troubleshooting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color w:val="ffffff"/>
                <w:sz w:val="17"/>
                <w:szCs w:val="17"/>
                <w:rtl w:val="0"/>
              </w:rPr>
              <w:t xml:space="preserve">Symptom</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1f5c73" w:val="clear"/>
            <w:tcMar>
              <w:top w:w="80.0" w:type="dxa"/>
              <w:left w:w="120.0" w:type="dxa"/>
              <w:bottom w:w="80.0" w:type="dxa"/>
              <w:right w:w="120.0" w:type="dxa"/>
            </w:tcM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color w:val="ffffff"/>
                <w:sz w:val="17"/>
                <w:szCs w:val="17"/>
                <w:rtl w:val="0"/>
              </w:rPr>
              <w:t xml:space="preserve">Fix</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sz w:val="16"/>
                <w:szCs w:val="16"/>
                <w:rtl w:val="0"/>
              </w:rPr>
              <w:t xml:space="preserve">'Unnamed translation' error on upload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sz w:val="16"/>
                <w:szCs w:val="16"/>
                <w:rtl w:val="0"/>
              </w:rPr>
              <w:t xml:space="preserve">The form's language is named (English (en)). Use the corrected forms supplied with this guide.</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sz w:val="16"/>
                <w:szCs w:val="16"/>
                <w:rtl w:val="0"/>
              </w:rPr>
              <w:t xml:space="preserve">Edited a form but KoBo shows the old one</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16"/>
                <w:szCs w:val="16"/>
                <w:rtl w:val="0"/>
              </w:rPr>
              <w:t xml:space="preserve">Redeploy the project or bump the version number in the settings sheet.</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sz w:val="16"/>
                <w:szCs w:val="16"/>
                <w:rtl w:val="0"/>
              </w:rPr>
              <w:t xml:space="preserve">Wrong sections appeared</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16"/>
                <w:szCs w:val="16"/>
                <w:rtl w:val="0"/>
              </w:rPr>
              <w:t xml:space="preserve">Check the facility level chosen in Section 0 — it drives all skip logic.</w:t>
            </w:r>
            <w:r w:rsidDel="00000000" w:rsidR="00000000" w:rsidRPr="00000000">
              <w:rPr>
                <w:rtl w:val="0"/>
              </w:rPr>
            </w:r>
          </w:p>
        </w:tc>
      </w:tr>
      <w:tr>
        <w:trPr>
          <w:cantSplit w:val="0"/>
          <w:tblHeader w:val="0"/>
        </w:trPr>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sz w:val="16"/>
                <w:szCs w:val="16"/>
                <w:rtl w:val="0"/>
              </w:rPr>
              <w:t xml:space="preserve">No internet at the facility</w:t>
            </w:r>
            <w:r w:rsidDel="00000000" w:rsidR="00000000" w:rsidRPr="00000000">
              <w:rPr>
                <w:rtl w:val="0"/>
              </w:rPr>
            </w:r>
          </w:p>
        </w:tc>
        <w:tc>
          <w:tcPr>
            <w:tcBorders>
              <w:top w:color="c9d6dc" w:space="0" w:sz="4" w:val="single"/>
              <w:left w:color="c9d6dc" w:space="0" w:sz="4" w:val="single"/>
              <w:bottom w:color="c9d6dc" w:space="0" w:sz="4" w:val="single"/>
              <w:right w:color="c9d6dc" w:space="0" w:sz="4" w:val="single"/>
            </w:tcBorders>
            <w:shd w:fill="f4f7f9"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sz w:val="16"/>
                <w:szCs w:val="16"/>
                <w:rtl w:val="0"/>
              </w:rPr>
              <w:t xml:space="preserve">Collect fully offline in KoBoCollect and sync later.</w:t>
            </w:r>
            <w:r w:rsidDel="00000000" w:rsidR="00000000" w:rsidRPr="00000000">
              <w:rPr>
                <w:rtl w:val="0"/>
              </w:rPr>
            </w:r>
          </w:p>
        </w:tc>
      </w:tr>
    </w:tbl>
    <w:p w:rsidR="00000000" w:rsidDel="00000000" w:rsidP="00000000" w:rsidRDefault="00000000" w:rsidRPr="00000000" w14:paraId="00000121">
      <w:pPr>
        <w:pStyle w:val="Heading2"/>
        <w:spacing w:after="90" w:before="200" w:lineRule="auto"/>
        <w:rPr/>
      </w:pPr>
      <w:r w:rsidDel="00000000" w:rsidR="00000000" w:rsidRPr="00000000">
        <w:rPr>
          <w:rFonts w:ascii="Arial" w:cs="Arial" w:eastAsia="Arial" w:hAnsi="Arial"/>
          <w:rtl w:val="0"/>
        </w:rPr>
        <w:t xml:space="preserve">5.4  One-page field checklist</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Confirm facility KEPH level &amp; ownership before starting any form</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Form 1 Facility Readiness — Software Engineer (open the EMR &amp; registers)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Form 2 Workflow Walkthrough — BA + Clinical lead (walk a real client path)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Form 3 Data &amp; Indicator Audit — Data Scientist + Clinical lead (registers/EMR open)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Form 4 Staff Questionnaire — BA (one per relevant cadre)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Every non-ideal answer has a concrete 'specify' note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Variants named specifically (register, cadre, step, reason)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20" w:right="0" w:hanging="260"/>
        <w:jc w:val="left"/>
        <w:rPr/>
      </w:pPr>
      <w:r w:rsidDel="00000000" w:rsidR="00000000" w:rsidRPr="00000000">
        <w:rPr>
          <w:rFonts w:ascii="Arial" w:cs="Arial" w:eastAsia="Arial" w:hAnsi="Arial"/>
          <w:b w:val="0"/>
          <w:bCs w:val="0"/>
          <w:i w:val="0"/>
          <w:iCs w:val="0"/>
          <w:smallCaps w:val="0"/>
          <w:strike w:val="0"/>
          <w:color w:val="1a2a33"/>
          <w:sz w:val="17"/>
          <w:szCs w:val="17"/>
          <w:u w:val="none"/>
          <w:shd w:fill="auto" w:val="clear"/>
          <w:vertAlign w:val="baseline"/>
          <w:rtl w:val="0"/>
        </w:rPr>
        <w:t xml:space="preserve">Sync all submissions to the server once online</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Wanyee" w:id="3" w:date="2026-06-26T07:32:59Z">
    <w:sdt>
      <w:sdtPr>
        <w:id w:val="-913113902"/>
        <w:tag w:val="goog_rdk_22"/>
      </w:sdtPr>
      <w:sdtContent>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28676858"/>
              <w:tag w:val="goog_rdk_21"/>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@fmutisya@intellisoftkenya.com which model(s) was used to generate and how was the experience?</w:t>
                </w:r>
              </w:ins>
            </w:sdtContent>
          </w:sdt>
        </w:p>
      </w:sdtContent>
    </w:sdt>
    <w:sdt>
      <w:sdtPr>
        <w:id w:val="827399743"/>
        <w:tag w:val="goog_rdk_24"/>
      </w:sdtPr>
      <w:sdtContent>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37211889"/>
              <w:tag w:val="goog_rdk_23"/>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fmutisya@intellisoftkenya.com_</w:t>
                </w:r>
              </w:ins>
            </w:sdtContent>
          </w:sdt>
        </w:p>
      </w:sdtContent>
    </w:sdt>
  </w:comment>
  <w:comment w:author="Dr. Fred Mutisya" w:id="4" w:date="2026-06-26T08:05:22Z">
    <w:sdt>
      <w:sdtPr>
        <w:id w:val="1566416425"/>
        <w:tag w:val="goog_rdk_26"/>
      </w:sdtPr>
      <w:sdtContent>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121110871"/>
              <w:tag w:val="goog_rdk_25"/>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MedGemma, Qwen 2.5, Llama 3.1...8billion parameter model and GPT 5.4 mini. GPT 5.4 mini was the best in terms of json parsing and I used less than $70 for the whole pipeline</w:t>
                </w:r>
              </w:ins>
            </w:sdtContent>
          </w:sdt>
        </w:p>
      </w:sdtContent>
    </w:sdt>
    <w:sdt>
      <w:sdtPr>
        <w:id w:val="-496819111"/>
        <w:tag w:val="goog_rdk_28"/>
      </w:sdtPr>
      <w:sdtContent>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1000755505"/>
              <w:tag w:val="goog_rdk_27"/>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lesson was from the multi-stage conversion of the flow charts and text into DAK .... I used json as the core data form since LLMs are more accurate with json generation</w:t>
                </w:r>
              </w:ins>
            </w:sdtContent>
          </w:sdt>
        </w:p>
      </w:sdtContent>
    </w:sdt>
  </w:comment>
  <w:comment w:author="Steven Wanyee" w:id="1" w:date="2026-06-26T12:25:16Z">
    <w:sdt>
      <w:sdtPr>
        <w:id w:val="-1989217586"/>
        <w:tag w:val="goog_rdk_30"/>
      </w:sdtPr>
      <w:sdtContent>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609377251"/>
              <w:tag w:val="goog_rdk_29"/>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@fmutisya@intellisoftkenya.com should we include the aspect of SME review of the AI generated DAK during this described process? Including the entirety of the industry-grade BA process and how the normative guideline based, AI-generated DAK fits into that (including field validation, KII, etc will be helpful).</w:t>
                </w:r>
              </w:ins>
            </w:sdtContent>
          </w:sdt>
        </w:p>
      </w:sdtContent>
    </w:sdt>
    <w:sdt>
      <w:sdtPr>
        <w:id w:val="1318536273"/>
        <w:tag w:val="goog_rdk_32"/>
      </w:sdtPr>
      <w:sdtContent>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139340047"/>
              <w:tag w:val="goog_rdk_31"/>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also accommodate for how to capture data about deviations that would be basis for generating opportunities for researchers and therefore we help close the loop of practice back to research-based policy.</w:t>
                </w:r>
              </w:ins>
            </w:sdtContent>
          </w:sdt>
        </w:p>
      </w:sdtContent>
    </w:sdt>
    <w:sdt>
      <w:sdtPr>
        <w:id w:val="-1144642133"/>
        <w:tag w:val="goog_rdk_34"/>
      </w:sdtPr>
      <w:sdtContent>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488849964"/>
              <w:tag w:val="goog_rdk_33"/>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fmutisya@intellisoftkenya.com_</w:t>
                </w:r>
              </w:ins>
            </w:sdtContent>
          </w:sdt>
        </w:p>
      </w:sdtContent>
    </w:sdt>
  </w:comment>
  <w:comment w:author="Steven Wanyee" w:id="2" w:date="2026-06-28T03:24:11Z">
    <w:sdt>
      <w:sdtPr>
        <w:id w:val="1648454535"/>
        <w:tag w:val="goog_rdk_36"/>
      </w:sdtPr>
      <w:sdtContent>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1778572341"/>
              <w:tag w:val="goog_rdk_35"/>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draft DAK based on L1 synthesis and its validation by SMEs is the beginning  of building the specs  (including the intelligence that’ll be required in L5) for building L4 right now</w:t>
                </w:r>
              </w:ins>
            </w:sdtContent>
          </w:sdt>
        </w:p>
      </w:sdtContent>
    </w:sdt>
  </w:comment>
  <w:comment w:author="Steven Wanyee" w:id="0" w:date="2026-06-26T12:10:30Z">
    <w:sdt>
      <w:sdtPr>
        <w:id w:val="1327493688"/>
        <w:tag w:val="goog_rdk_38"/>
      </w:sdtPr>
      <w:sdtContent>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633463388"/>
              <w:tag w:val="goog_rdk_37"/>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@fmutisya@intellisoftkenya.com @kochieng@intellisoftkenya.com </w:t>
                </w:r>
              </w:ins>
            </w:sdtContent>
          </w:sdt>
        </w:p>
      </w:sdtContent>
    </w:sdt>
    <w:sdt>
      <w:sdtPr>
        <w:id w:val="-825109765"/>
        <w:tag w:val="goog_rdk_40"/>
      </w:sdtPr>
      <w:sdtContent>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1855951407"/>
              <w:tag w:val="goog_rdk_39"/>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this working and should we explore we explore alternatives? I imagine that this tool is a key component of the entire ecosystem we are building here...</w:t>
                </w:r>
              </w:ins>
            </w:sdtContent>
          </w:sdt>
        </w:p>
      </w:sdtContent>
    </w:sdt>
    <w:sdt>
      <w:sdtPr>
        <w:id w:val="1853125728"/>
        <w:tag w:val="goog_rdk_42"/>
      </w:sdtPr>
      <w:sdtContent>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even Wanyee" w:id="0" w:date="2026-06-26T12:08:29Z"/>
              <w:rFonts w:ascii="Arial" w:cs="Arial" w:eastAsia="Arial" w:hAnsi="Arial"/>
              <w:b w:val="0"/>
              <w:bCs w:val="0"/>
              <w:i w:val="0"/>
              <w:iCs w:val="0"/>
              <w:smallCaps w:val="0"/>
              <w:strike w:val="0"/>
              <w:color w:val="000000"/>
              <w:sz w:val="22"/>
              <w:szCs w:val="22"/>
              <w:u w:val="none"/>
              <w:shd w:fill="auto" w:val="clear"/>
              <w:vertAlign w:val="baseline"/>
            </w:rPr>
          </w:pPr>
          <w:sdt>
            <w:sdtPr>
              <w:id w:val="307550436"/>
              <w:tag w:val="goog_rdk_41"/>
            </w:sdtPr>
            <w:sdtContent>
              <w:ins w:author="Steven Wanyee" w:id="0" w:date="2026-06-26T12:08:2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fmutisya@intellisoftkenya.com_</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1" w15:done="0"/>
  <w15:commentEx w15:paraId="00000133" w15:paraIdParent="00000131" w15:done="0"/>
  <w15:commentEx w15:paraId="00000136" w15:done="0"/>
  <w15:commentEx w15:paraId="00000137" w15:paraIdParent="00000136" w15:done="0"/>
  <w15:commentEx w15:paraId="000001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color="c9d6dc" w:space="4" w:sz="4" w:val="single"/>
      </w:pBdr>
      <w:tabs>
        <w:tab w:val="right" w:leader="none" w:pos="9360"/>
      </w:tabs>
      <w:rPr/>
    </w:pPr>
    <w:r w:rsidDel="00000000" w:rsidR="00000000" w:rsidRPr="00000000">
      <w:rPr>
        <w:rFonts w:ascii="Arial" w:cs="Arial" w:eastAsia="Arial" w:hAnsi="Arial"/>
        <w:color w:val="5a6b73"/>
        <w:sz w:val="14"/>
        <w:szCs w:val="14"/>
        <w:rtl w:val="0"/>
      </w:rPr>
      <w:t xml:space="preserve">For internal field-team usePage </w:t>
    </w:r>
    <w:r w:rsidDel="00000000" w:rsidR="00000000" w:rsidRPr="00000000">
      <w:rPr>
        <w:rFonts w:ascii="Arial" w:cs="Arial" w:eastAsia="Arial" w:hAnsi="Arial"/>
        <w:color w:val="5a6b73"/>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sdt>
      <w:sdtPr>
        <w:id w:val="-152985116"/>
        <w:tag w:val="goog_rdk_16"/>
      </w:sdtPr>
      <w:sdtContent>
        <w:p w:rsidR="00000000" w:rsidDel="00000000" w:rsidP="00000000" w:rsidRDefault="00000000" w:rsidRPr="00000000" w14:paraId="0000012E">
          <w:pPr>
            <w:rPr>
              <w:ins w:author="Steven Wanyee" w:id="1" w:date="2026-06-26T12:08:05Z"/>
              <w:sz w:val="14"/>
              <w:szCs w:val="14"/>
              <w:rPrChange w:author="Steven Wanyee" w:id="4" w:date="2026-06-26T12:08:05Z">
                <w:rPr/>
              </w:rPrChange>
            </w:rPr>
          </w:pPr>
          <w:r w:rsidDel="00000000" w:rsidR="00000000" w:rsidRPr="00000000">
            <w:rPr>
              <w:rStyle w:val="FootnoteReference"/>
              <w:vertAlign w:val="superscript"/>
            </w:rPr>
            <w:footnoteRef/>
          </w:r>
          <w:sdt>
            <w:sdtPr>
              <w:id w:val="-1768312832"/>
              <w:tag w:val="goog_rdk_14"/>
            </w:sdtPr>
            <w:sdtContent>
              <w:ins w:author="Steven Wanyee" w:id="1" w:date="2026-06-26T12:08:05Z"/>
              <w:sdt>
                <w:sdtPr>
                  <w:id w:val="1692584333"/>
                  <w:tag w:val="goog_rdk_15"/>
                </w:sdtPr>
                <w:sdtContent>
                  <w:ins w:author="Steven Wanyee" w:id="1" w:date="2026-06-26T12:08:05Z">
                    <w:r w:rsidDel="00000000" w:rsidR="00000000" w:rsidRPr="00000000">
                      <w:rPr>
                        <w:sz w:val="14"/>
                        <w:szCs w:val="14"/>
                        <w:rtl w:val="0"/>
                        <w:rPrChange w:author="Steven Wanyee" w:id="4" w:date="2026-06-26T12:08:05Z">
                          <w:rPr/>
                        </w:rPrChange>
                      </w:rPr>
                      <w:t xml:space="preserve"> https://cmmbkenya.org/</w:t>
                    </w:r>
                  </w:ins>
                </w:sdtContent>
              </w:sdt>
              <w:ins w:author="Steven Wanyee" w:id="1" w:date="2026-06-26T12:08:05Z"/>
            </w:sdtContent>
          </w:sdt>
        </w:p>
      </w:sdtContent>
    </w:sdt>
  </w:footnote>
  <w:footnote w:id="0">
    <w:sdt>
      <w:sdtPr>
        <w:id w:val="-2084954704"/>
        <w:tag w:val="goog_rdk_20"/>
      </w:sdtPr>
      <w:sdtContent>
        <w:p w:rsidR="00000000" w:rsidDel="00000000" w:rsidP="00000000" w:rsidRDefault="00000000" w:rsidRPr="00000000" w14:paraId="0000012F">
          <w:pPr>
            <w:rPr>
              <w:ins w:author="Steven Wanyee" w:id="0" w:date="2026-06-26T12:08:29Z"/>
              <w:sz w:val="14"/>
              <w:szCs w:val="14"/>
              <w:rPrChange w:author="Steven Wanyee" w:id="5" w:date="2026-06-26T12:08:29Z">
                <w:rPr/>
              </w:rPrChange>
            </w:rPr>
          </w:pPr>
          <w:r w:rsidDel="00000000" w:rsidR="00000000" w:rsidRPr="00000000">
            <w:rPr>
              <w:rStyle w:val="FootnoteReference"/>
              <w:vertAlign w:val="superscript"/>
            </w:rPr>
            <w:footnoteRef/>
          </w:r>
          <w:sdt>
            <w:sdtPr>
              <w:id w:val="-215737807"/>
              <w:tag w:val="goog_rdk_18"/>
            </w:sdtPr>
            <w:sdtContent>
              <w:ins w:author="Steven Wanyee" w:id="0" w:date="2026-06-26T12:08:29Z"/>
              <w:sdt>
                <w:sdtPr>
                  <w:id w:val="-1298720744"/>
                  <w:tag w:val="goog_rdk_19"/>
                </w:sdtPr>
                <w:sdtContent>
                  <w:ins w:author="Steven Wanyee" w:id="0" w:date="2026-06-26T12:08:29Z">
                    <w:r w:rsidDel="00000000" w:rsidR="00000000" w:rsidRPr="00000000">
                      <w:rPr>
                        <w:sz w:val="14"/>
                        <w:szCs w:val="14"/>
                        <w:rtl w:val="0"/>
                        <w:rPrChange w:author="Steven Wanyee" w:id="5" w:date="2026-06-26T12:08:29Z">
                          <w:rPr/>
                        </w:rPrChange>
                      </w:rPr>
                      <w:t xml:space="preserve"> https://chairii.org/</w:t>
                    </w:r>
                  </w:ins>
                </w:sdtContent>
              </w:sdt>
              <w:ins w:author="Steven Wanyee" w:id="0" w:date="2026-06-26T12:08:29Z"/>
            </w:sdtContent>
          </w:sdt>
        </w:p>
      </w:sdtContent>
    </w:sdt>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bottom w:color="c9d6dc" w:space="4" w:sz="4" w:val="single"/>
      </w:pBdr>
      <w:tabs>
        <w:tab w:val="right" w:leader="none" w:pos="9360"/>
      </w:tabs>
      <w:jc w:val="both"/>
      <w:rPr>
        <w:color w:val="5a6b73"/>
        <w:sz w:val="14"/>
        <w:szCs w:val="14"/>
      </w:rPr>
    </w:pPr>
    <w:r w:rsidDel="00000000" w:rsidR="00000000" w:rsidRPr="00000000">
      <w:rPr>
        <w:color w:val="5a6b73"/>
        <w:sz w:val="14"/>
        <w:szCs w:val="14"/>
      </w:rPr>
      <w:drawing>
        <wp:inline distB="114300" distT="114300" distL="114300" distR="114300">
          <wp:extent cx="1538288" cy="44347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38288" cy="443470"/>
                  </a:xfrm>
                  <a:prstGeom prst="rect"/>
                  <a:ln/>
                </pic:spPr>
              </pic:pic>
            </a:graphicData>
          </a:graphic>
        </wp:inline>
      </w:drawing>
    </w:r>
    <w:r w:rsidDel="00000000" w:rsidR="00000000" w:rsidRPr="00000000">
      <w:rPr>
        <w:color w:val="5a6b73"/>
        <w:sz w:val="14"/>
        <w:szCs w:val="14"/>
        <w:rtl w:val="0"/>
      </w:rPr>
      <w:t xml:space="preserve">                                                             </w:t>
    </w:r>
    <w:r w:rsidDel="00000000" w:rsidR="00000000" w:rsidRPr="00000000">
      <w:rPr>
        <w:color w:val="5a6b73"/>
        <w:sz w:val="14"/>
        <w:szCs w:val="14"/>
      </w:rPr>
      <w:drawing>
        <wp:inline distB="114300" distT="114300" distL="114300" distR="114300">
          <wp:extent cx="1763983" cy="621983"/>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63983" cy="621983"/>
                  </a:xfrm>
                  <a:prstGeom prst="rect"/>
                  <a:ln/>
                </pic:spPr>
              </pic:pic>
            </a:graphicData>
          </a:graphic>
        </wp:inline>
      </w:drawing>
    </w:r>
    <w:r w:rsidDel="00000000" w:rsidR="00000000" w:rsidRPr="00000000">
      <w:rPr>
        <w:color w:val="5a6b73"/>
        <w:sz w:val="14"/>
        <w:szCs w:val="14"/>
        <w:rtl w:val="0"/>
      </w:rPr>
      <w:t xml:space="preserve">                                                                                                                                                                                                                 </w:t>
    </w:r>
  </w:p>
  <w:p w:rsidR="00000000" w:rsidDel="00000000" w:rsidP="00000000" w:rsidRDefault="00000000" w:rsidRPr="00000000" w14:paraId="0000012B">
    <w:pPr>
      <w:pBdr>
        <w:bottom w:color="c9d6dc" w:space="4" w:sz="4" w:val="single"/>
      </w:pBdr>
      <w:tabs>
        <w:tab w:val="right" w:leader="none" w:pos="9360"/>
      </w:tabs>
      <w:rPr>
        <w:color w:val="5a6b73"/>
        <w:sz w:val="14"/>
        <w:szCs w:val="14"/>
      </w:rPr>
    </w:pPr>
    <w:r w:rsidDel="00000000" w:rsidR="00000000" w:rsidRPr="00000000">
      <w:rPr>
        <w:rtl w:val="0"/>
      </w:rPr>
    </w:r>
  </w:p>
  <w:p w:rsidR="00000000" w:rsidDel="00000000" w:rsidP="00000000" w:rsidRDefault="00000000" w:rsidRPr="00000000" w14:paraId="0000012C">
    <w:pPr>
      <w:pBdr>
        <w:bottom w:color="c9d6dc" w:space="4" w:sz="4" w:val="single"/>
      </w:pBdr>
      <w:tabs>
        <w:tab w:val="right" w:leader="none" w:pos="9360"/>
      </w:tabs>
      <w:rPr/>
    </w:pPr>
    <w:r w:rsidDel="00000000" w:rsidR="00000000" w:rsidRPr="00000000">
      <w:rPr>
        <w:rFonts w:ascii="Arial" w:cs="Arial" w:eastAsia="Arial" w:hAnsi="Arial"/>
        <w:color w:val="5a6b73"/>
        <w:sz w:val="14"/>
        <w:szCs w:val="14"/>
        <w:rtl w:val="0"/>
      </w:rPr>
      <w:t xml:space="preserve">Cervical Cancer DAK — Field Validation Master GuideCHAIRII × CMMB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color w:val="1f5c7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a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f5c7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Arial" w:cs="Arial" w:eastAsia="Arial" w:hAnsi="Arial"/>
      <w:b w:val="1"/>
      <w:bCs w:val="1"/>
      <w:i w:val="0"/>
      <w:iCs w:val="0"/>
      <w:smallCaps w:val="0"/>
      <w:strike w:val="0"/>
      <w:color w:val="2e7d9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1a2a33"/>
      <w:sz w:val="19"/>
      <w:szCs w:val="19"/>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a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XwC++NpRbxHmRDRsm2Q+HMTUw==">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